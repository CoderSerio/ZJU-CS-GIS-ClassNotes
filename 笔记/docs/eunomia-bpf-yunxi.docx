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1BD85" w14:textId="016A0F4B" w:rsidR="00483B1C" w:rsidRDefault="00000000">
      <w:pPr>
        <w:pStyle w:val="3"/>
        <w:keepNext w:val="0"/>
        <w:keepLines w:val="0"/>
        <w:spacing w:beforeLines="50" w:before="156" w:afterLines="50" w:after="156"/>
        <w:jc w:val="center"/>
        <w:rPr>
          <w:rFonts w:ascii="微软雅黑" w:eastAsia="微软雅黑" w:hAnsi="微软雅黑" w:cs="微软雅黑"/>
        </w:rPr>
      </w:pPr>
      <w:r>
        <w:rPr>
          <w:rFonts w:ascii="微软雅黑" w:eastAsia="微软雅黑" w:hAnsi="微软雅黑" w:cs="微软雅黑" w:hint="eastAsia"/>
        </w:rPr>
        <w:t>eunomia-bpf</w:t>
      </w:r>
      <w:r>
        <w:rPr>
          <w:rFonts w:ascii="微软雅黑" w:eastAsia="微软雅黑" w:hAnsi="微软雅黑" w:cs="微软雅黑"/>
        </w:rPr>
        <w:t>：</w:t>
      </w:r>
      <w:del w:id="0" w:author="yunwei x" w:date="2022-12-02T00:11:00Z">
        <w:r w:rsidDel="00374356">
          <w:rPr>
            <w:rFonts w:ascii="微软雅黑" w:eastAsia="微软雅黑" w:hAnsi="微软雅黑" w:cs="微软雅黑" w:hint="eastAsia"/>
          </w:rPr>
          <w:delText>eBPF</w:delText>
        </w:r>
      </w:del>
      <w:ins w:id="1" w:author="yunwei x" w:date="2022-12-02T00:11:00Z">
        <w:r w:rsidR="00374356" w:rsidRPr="00374356">
          <w:rPr>
            <w:rFonts w:ascii="微软雅黑" w:eastAsia="微软雅黑" w:hAnsi="微软雅黑" w:cs="微软雅黑" w:hint="eastAsia"/>
            <w:b w:val="0"/>
          </w:rPr>
          <w:t>eBPF</w:t>
        </w:r>
      </w:ins>
      <w:r>
        <w:rPr>
          <w:rFonts w:ascii="微软雅黑" w:eastAsia="微软雅黑" w:hAnsi="微软雅黑" w:cs="微软雅黑" w:hint="eastAsia"/>
        </w:rPr>
        <w:t xml:space="preserve"> 轻量级开发框架</w:t>
      </w:r>
    </w:p>
    <w:p w14:paraId="02A062EC" w14:textId="5CD94F31" w:rsidR="00483B1C" w:rsidRDefault="00000000">
      <w:pPr>
        <w:pStyle w:val="3"/>
        <w:keepNext w:val="0"/>
        <w:keepLines w:val="0"/>
        <w:spacing w:beforeLines="50" w:before="156" w:afterLines="50" w:after="156"/>
        <w:rPr>
          <w:rFonts w:ascii="微软雅黑" w:eastAsia="微软雅黑" w:hAnsi="微软雅黑" w:cs="微软雅黑"/>
        </w:rPr>
      </w:pPr>
      <w:r>
        <w:rPr>
          <w:rFonts w:ascii="微软雅黑" w:eastAsia="微软雅黑" w:hAnsi="微软雅黑" w:cs="微软雅黑" w:hint="eastAsia"/>
        </w:rPr>
        <w:t>eunomia-bpf</w:t>
      </w:r>
      <w:r>
        <w:rPr>
          <w:rFonts w:ascii="微软雅黑" w:eastAsia="微软雅黑" w:hAnsi="微软雅黑" w:cs="微软雅黑"/>
        </w:rPr>
        <w:t>项目重磅开源！</w:t>
      </w:r>
      <w:del w:id="2" w:author="yunwei x" w:date="2022-12-02T00:11:00Z">
        <w:r w:rsidDel="00374356">
          <w:rPr>
            <w:rFonts w:ascii="微软雅黑" w:eastAsia="微软雅黑" w:hAnsi="微软雅黑" w:cs="微软雅黑" w:hint="eastAsia"/>
          </w:rPr>
          <w:delText>eBPF</w:delText>
        </w:r>
      </w:del>
      <w:ins w:id="3" w:author="yunwei x" w:date="2022-12-02T00:11:00Z">
        <w:r w:rsidR="00374356" w:rsidRPr="00374356">
          <w:rPr>
            <w:rFonts w:ascii="微软雅黑" w:eastAsia="微软雅黑" w:hAnsi="微软雅黑" w:cs="微软雅黑" w:hint="eastAsia"/>
            <w:b w:val="0"/>
          </w:rPr>
          <w:t>eBPF</w:t>
        </w:r>
      </w:ins>
      <w:r>
        <w:rPr>
          <w:rFonts w:ascii="微软雅黑" w:eastAsia="微软雅黑" w:hAnsi="微软雅黑" w:cs="微软雅黑" w:hint="eastAsia"/>
        </w:rPr>
        <w:t xml:space="preserve"> 轻量级开发框架</w:t>
      </w:r>
      <w:r>
        <w:rPr>
          <w:rFonts w:ascii="微软雅黑" w:eastAsia="微软雅黑" w:hAnsi="微软雅黑" w:cs="微软雅黑"/>
        </w:rPr>
        <w:t>来了</w:t>
      </w:r>
    </w:p>
    <w:p w14:paraId="5DFFB5C6" w14:textId="77777777" w:rsidR="00483B1C" w:rsidRDefault="00483B1C">
      <w:pPr>
        <w:spacing w:beforeLines="50" w:before="156" w:afterLines="50" w:after="156"/>
        <w:jc w:val="center"/>
      </w:pPr>
    </w:p>
    <w:p w14:paraId="35ED560F" w14:textId="77777777" w:rsidR="00483B1C" w:rsidRDefault="00000000">
      <w:pPr>
        <w:spacing w:beforeLines="50" w:before="156" w:afterLines="50" w:after="156"/>
        <w:jc w:val="right"/>
        <w:rPr>
          <w:rFonts w:ascii="微软雅黑" w:eastAsia="微软雅黑" w:hAnsi="微软雅黑" w:cs="微软雅黑"/>
          <w:b/>
          <w:bCs/>
          <w:sz w:val="30"/>
          <w:szCs w:val="30"/>
        </w:rPr>
      </w:pPr>
      <w:r>
        <w:rPr>
          <w:rFonts w:ascii="微软雅黑" w:eastAsia="微软雅黑" w:hAnsi="微软雅黑" w:cs="微软雅黑" w:hint="eastAsia"/>
          <w:b/>
          <w:bCs/>
          <w:sz w:val="30"/>
          <w:szCs w:val="30"/>
        </w:rPr>
        <w:t>郑昱笙</w:t>
      </w:r>
    </w:p>
    <w:p w14:paraId="6D0B41DB" w14:textId="77777777" w:rsidR="00483B1C" w:rsidRDefault="00000000">
      <w:pPr>
        <w:spacing w:beforeLines="50" w:before="156" w:afterLines="50" w:after="156"/>
        <w:jc w:val="right"/>
        <w:rPr>
          <w:rFonts w:ascii="微软雅黑" w:eastAsia="微软雅黑" w:hAnsi="微软雅黑" w:cs="微软雅黑"/>
          <w:b/>
          <w:bCs/>
          <w:sz w:val="30"/>
          <w:szCs w:val="30"/>
          <w:lang w:eastAsia="zh-Hans"/>
        </w:rPr>
      </w:pPr>
      <w:r>
        <w:rPr>
          <w:rFonts w:ascii="微软雅黑" w:eastAsia="微软雅黑" w:hAnsi="微软雅黑" w:cs="微软雅黑" w:hint="eastAsia"/>
          <w:b/>
          <w:bCs/>
          <w:sz w:val="30"/>
          <w:szCs w:val="30"/>
          <w:lang w:eastAsia="zh-Hans"/>
        </w:rPr>
        <w:t>浙江大学</w:t>
      </w:r>
    </w:p>
    <w:p w14:paraId="63EA688A" w14:textId="53D9AADE" w:rsidR="00483B1C" w:rsidRDefault="00000000" w:rsidP="00374356">
      <w:pPr>
        <w:spacing w:beforeLines="50" w:before="156" w:afterLines="50" w:after="156"/>
        <w:jc w:val="left"/>
        <w:rPr>
          <w:rFonts w:ascii="宋体" w:eastAsia="宋体" w:hAnsi="宋体" w:cs="宋体"/>
          <w:color w:val="000000"/>
          <w:sz w:val="24"/>
        </w:rPr>
        <w:pPrChange w:id="4" w:author="yunwei x" w:date="2022-12-02T00:02:00Z">
          <w:pPr>
            <w:spacing w:beforeLines="50" w:before="156" w:afterLines="50" w:after="156"/>
          </w:pPr>
        </w:pPrChange>
      </w:pPr>
      <w:r>
        <w:rPr>
          <w:rFonts w:ascii="Arial" w:eastAsia="Arial" w:hAnsi="Arial" w:cs="Arial"/>
          <w:color w:val="000000"/>
          <w:spacing w:val="8"/>
          <w:sz w:val="22"/>
          <w:szCs w:val="22"/>
          <w:shd w:val="clear" w:color="auto" w:fill="FFFFFF"/>
        </w:rPr>
        <w:t>近日，在 2022 云栖大会龙蜥峰会 </w:t>
      </w:r>
      <w:del w:id="5" w:author="yunwei x" w:date="2022-12-02T00:11:00Z">
        <w:r w:rsidDel="00374356">
          <w:rPr>
            <w:rFonts w:ascii="Arial" w:eastAsia="Arial" w:hAnsi="Arial" w:cs="Arial"/>
            <w:color w:val="000000"/>
            <w:spacing w:val="8"/>
            <w:sz w:val="22"/>
            <w:szCs w:val="22"/>
            <w:shd w:val="clear" w:color="auto" w:fill="FFFFFF"/>
          </w:rPr>
          <w:delText>eBPF</w:delText>
        </w:r>
      </w:del>
      <w:ins w:id="6" w:author="yunwei x" w:date="2022-12-02T00:11:00Z">
        <w:r w:rsidR="00374356" w:rsidRPr="00374356">
          <w:rPr>
            <w:rFonts w:ascii="Arial" w:eastAsia="Arial" w:hAnsi="Arial" w:cs="Arial"/>
            <w:color w:val="000000"/>
            <w:spacing w:val="8"/>
            <w:sz w:val="22"/>
            <w:szCs w:val="22"/>
            <w:shd w:val="clear" w:color="auto" w:fill="FFFFFF"/>
          </w:rPr>
          <w:t>eBPF</w:t>
        </w:r>
      </w:ins>
      <w:r>
        <w:rPr>
          <w:rFonts w:ascii="Arial" w:eastAsia="Arial" w:hAnsi="Arial" w:cs="Arial"/>
          <w:color w:val="000000"/>
          <w:spacing w:val="8"/>
          <w:sz w:val="22"/>
          <w:szCs w:val="22"/>
          <w:shd w:val="clear" w:color="auto" w:fill="FFFFFF"/>
        </w:rPr>
        <w:t> &amp; Linux 稳定性</w:t>
      </w:r>
      <w:del w:id="7" w:author="yunwei x" w:date="2022-12-02T00:08:00Z">
        <w:r w:rsidDel="00374356">
          <w:rPr>
            <w:rFonts w:ascii="Arial" w:eastAsia="Arial" w:hAnsi="Arial" w:cs="Arial"/>
            <w:color w:val="000000"/>
            <w:spacing w:val="8"/>
            <w:sz w:val="22"/>
            <w:szCs w:val="22"/>
            <w:shd w:val="clear" w:color="auto" w:fill="FFFFFF"/>
          </w:rPr>
          <w:delText xml:space="preserve"> </w:delText>
        </w:r>
      </w:del>
      <w:r>
        <w:rPr>
          <w:rFonts w:ascii="Arial" w:eastAsia="Arial" w:hAnsi="Arial" w:cs="Arial"/>
          <w:color w:val="000000"/>
          <w:spacing w:val="8"/>
          <w:sz w:val="22"/>
          <w:szCs w:val="22"/>
          <w:shd w:val="clear" w:color="auto" w:fill="FFFFFF"/>
        </w:rPr>
        <w:t>专场上，来自</w:t>
      </w:r>
      <w:del w:id="8" w:author="yunwei x" w:date="2022-12-02T00:11:00Z">
        <w:r w:rsidDel="00374356">
          <w:rPr>
            <w:rFonts w:ascii="Arial" w:eastAsia="Arial" w:hAnsi="Arial" w:cs="Arial"/>
            <w:color w:val="000000"/>
            <w:spacing w:val="8"/>
            <w:sz w:val="22"/>
            <w:szCs w:val="22"/>
            <w:shd w:val="clear" w:color="auto" w:fill="FFFFFF"/>
          </w:rPr>
          <w:delText>eBPF</w:delText>
        </w:r>
      </w:del>
      <w:ins w:id="9" w:author="yunwei x" w:date="2022-12-02T00:11:00Z">
        <w:r w:rsidR="00374356" w:rsidRPr="00374356">
          <w:rPr>
            <w:rFonts w:ascii="Arial" w:eastAsia="Arial" w:hAnsi="Arial" w:cs="Arial"/>
            <w:color w:val="000000"/>
            <w:spacing w:val="8"/>
            <w:sz w:val="22"/>
            <w:szCs w:val="22"/>
            <w:shd w:val="clear" w:color="auto" w:fill="FFFFFF"/>
          </w:rPr>
          <w:t>eBPF</w:t>
        </w:r>
      </w:ins>
      <w:r>
        <w:rPr>
          <w:rFonts w:ascii="Arial" w:eastAsia="Arial" w:hAnsi="Arial" w:cs="Arial"/>
          <w:color w:val="000000"/>
          <w:spacing w:val="8"/>
          <w:sz w:val="22"/>
          <w:szCs w:val="22"/>
          <w:shd w:val="clear" w:color="auto" w:fill="FFFFFF"/>
        </w:rPr>
        <w:t xml:space="preserve">技术探索SIG </w:t>
      </w:r>
      <w:r>
        <w:rPr>
          <w:rStyle w:val="a3"/>
          <w:rFonts w:ascii="Arial" w:eastAsia="Arial" w:hAnsi="Arial" w:cs="Arial"/>
          <w:color w:val="000000"/>
          <w:spacing w:val="8"/>
          <w:sz w:val="22"/>
          <w:szCs w:val="22"/>
          <w:shd w:val="clear" w:color="auto" w:fill="FFFFFF"/>
        </w:rPr>
        <w:t>Maintainer</w:t>
      </w:r>
      <w:r>
        <w:rPr>
          <w:rFonts w:ascii="Arial" w:eastAsia="Arial" w:hAnsi="Arial" w:cs="Arial"/>
          <w:color w:val="000000"/>
          <w:spacing w:val="8"/>
          <w:sz w:val="22"/>
          <w:szCs w:val="22"/>
          <w:shd w:val="clear" w:color="auto" w:fill="FFFFFF"/>
        </w:rPr>
        <w:t xml:space="preserve"> 、浙江大学的郑昱笙介绍了《</w:t>
      </w:r>
      <w:r>
        <w:rPr>
          <w:rFonts w:ascii="Arial" w:eastAsia="Arial" w:hAnsi="Arial" w:cs="Arial"/>
          <w:b/>
          <w:bCs/>
          <w:color w:val="000000"/>
          <w:spacing w:val="8"/>
          <w:sz w:val="22"/>
          <w:szCs w:val="22"/>
          <w:shd w:val="clear" w:color="auto" w:fill="FFFFFF"/>
        </w:rPr>
        <w:t>eunomia-bpf</w:t>
      </w:r>
      <w:r>
        <w:rPr>
          <w:rFonts w:ascii="Arial" w:eastAsia="Arial" w:hAnsi="Arial" w:cs="Arial"/>
          <w:color w:val="000000"/>
          <w:spacing w:val="8"/>
          <w:sz w:val="22"/>
          <w:szCs w:val="22"/>
          <w:shd w:val="clear" w:color="auto" w:fill="FFFFFF"/>
        </w:rPr>
        <w:t>：</w:t>
      </w:r>
      <w:del w:id="10" w:author="yunwei x" w:date="2022-12-02T00:11:00Z">
        <w:r w:rsidDel="00374356">
          <w:rPr>
            <w:rFonts w:ascii="Arial" w:eastAsia="Arial" w:hAnsi="Arial" w:cs="Arial"/>
            <w:b/>
            <w:bCs/>
            <w:color w:val="000000"/>
            <w:spacing w:val="8"/>
            <w:sz w:val="22"/>
            <w:szCs w:val="22"/>
            <w:shd w:val="clear" w:color="auto" w:fill="FFFFFF"/>
          </w:rPr>
          <w:delText>eBPF</w:delText>
        </w:r>
      </w:del>
      <w:ins w:id="11" w:author="yunwei x" w:date="2022-12-02T00:11:00Z">
        <w:r w:rsidR="00374356" w:rsidRPr="00374356">
          <w:rPr>
            <w:rFonts w:ascii="Arial" w:eastAsia="Arial" w:hAnsi="Arial" w:cs="Arial"/>
            <w:color w:val="000000"/>
            <w:spacing w:val="8"/>
            <w:sz w:val="22"/>
            <w:szCs w:val="22"/>
            <w:shd w:val="clear" w:color="auto" w:fill="FFFFFF"/>
          </w:rPr>
          <w:t>eBPF</w:t>
        </w:r>
      </w:ins>
      <w:r>
        <w:rPr>
          <w:rFonts w:ascii="Arial" w:eastAsia="Arial" w:hAnsi="Arial" w:cs="Arial"/>
          <w:b/>
          <w:bCs/>
          <w:color w:val="000000"/>
          <w:spacing w:val="8"/>
          <w:sz w:val="22"/>
          <w:szCs w:val="22"/>
          <w:shd w:val="clear" w:color="auto" w:fill="FFFFFF"/>
        </w:rPr>
        <w:t xml:space="preserve"> 轻量级开发框架</w:t>
      </w:r>
      <w:r>
        <w:rPr>
          <w:rFonts w:ascii="Arial" w:eastAsia="Arial" w:hAnsi="Arial" w:cs="Arial"/>
          <w:color w:val="000000"/>
          <w:spacing w:val="8"/>
          <w:sz w:val="22"/>
          <w:szCs w:val="22"/>
          <w:shd w:val="clear" w:color="auto" w:fill="FFFFFF"/>
        </w:rPr>
        <w:t xml:space="preserve">》，以下为本次演讲内容： </w:t>
      </w:r>
    </w:p>
    <w:p w14:paraId="32B96B3F" w14:textId="77777777" w:rsidR="00483B1C" w:rsidRDefault="00000000">
      <w:pPr>
        <w:spacing w:beforeLines="50" w:before="156" w:afterLines="50" w:after="156"/>
        <w:rPr>
          <w:rFonts w:ascii="宋体" w:eastAsia="宋体" w:hAnsi="宋体" w:cs="宋体"/>
          <w:color w:val="000000"/>
          <w:sz w:val="24"/>
        </w:rPr>
      </w:pPr>
      <w:r>
        <w:rPr>
          <w:rFonts w:ascii="宋体" w:eastAsia="宋体" w:hAnsi="宋体" w:cs="宋体"/>
          <w:noProof/>
          <w:color w:val="000000"/>
          <w:sz w:val="24"/>
        </w:rPr>
        <w:drawing>
          <wp:inline distT="0" distB="0" distL="114300" distR="114300" wp14:anchorId="42F847B7" wp14:editId="49E41BF6">
            <wp:extent cx="5266690" cy="3511550"/>
            <wp:effectExtent l="0" t="0" r="1016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6690" cy="3511550"/>
                    </a:xfrm>
                    <a:prstGeom prst="rect">
                      <a:avLst/>
                    </a:prstGeom>
                  </pic:spPr>
                </pic:pic>
              </a:graphicData>
            </a:graphic>
          </wp:inline>
        </w:drawing>
      </w:r>
    </w:p>
    <w:p w14:paraId="0E54260F" w14:textId="531C2272" w:rsidR="00483B1C" w:rsidRDefault="00000000">
      <w:pPr>
        <w:spacing w:beforeLines="50" w:before="156" w:afterLines="50" w:after="156"/>
        <w:rPr>
          <w:rFonts w:ascii="微软雅黑" w:eastAsia="微软雅黑" w:hAnsi="微软雅黑" w:cs="微软雅黑"/>
          <w:b/>
          <w:bCs/>
          <w:sz w:val="30"/>
          <w:szCs w:val="30"/>
          <w:lang w:eastAsia="zh-Hans"/>
        </w:rPr>
      </w:pPr>
      <w:r>
        <w:rPr>
          <w:rFonts w:ascii="微软雅黑" w:eastAsia="微软雅黑" w:hAnsi="微软雅黑" w:cs="微软雅黑" w:hint="eastAsia"/>
          <w:color w:val="171A1D"/>
          <w:szCs w:val="21"/>
          <w:shd w:val="clear" w:color="auto" w:fill="FFFFFF"/>
        </w:rPr>
        <w:t>大家好！我是来自浙江大学的郑昱笙，</w:t>
      </w:r>
      <w:r>
        <w:rPr>
          <w:rFonts w:ascii="微软雅黑" w:eastAsia="微软雅黑" w:hAnsi="微软雅黑" w:cs="微软雅黑"/>
          <w:color w:val="171A1D"/>
          <w:szCs w:val="21"/>
          <w:shd w:val="clear" w:color="auto" w:fill="FFFFFF"/>
        </w:rPr>
        <w:t>今天</w:t>
      </w:r>
      <w:r>
        <w:rPr>
          <w:rFonts w:ascii="微软雅黑" w:eastAsia="微软雅黑" w:hAnsi="微软雅黑" w:cs="微软雅黑" w:hint="eastAsia"/>
          <w:color w:val="171A1D"/>
          <w:szCs w:val="21"/>
          <w:shd w:val="clear" w:color="auto" w:fill="FFFFFF"/>
        </w:rPr>
        <w:t>为大家介绍下 eunomia-bpf 项目</w:t>
      </w:r>
      <w:ins w:id="12" w:author="yunwei x" w:date="2022-12-02T00:08:00Z">
        <w:r w:rsidR="00374356">
          <w:rPr>
            <w:rFonts w:ascii="微软雅黑" w:eastAsia="微软雅黑" w:hAnsi="微软雅黑" w:cs="微软雅黑" w:hint="eastAsia"/>
            <w:color w:val="171A1D"/>
            <w:szCs w:val="21"/>
            <w:shd w:val="clear" w:color="auto" w:fill="FFFFFF"/>
          </w:rPr>
          <w:t>，</w:t>
        </w:r>
      </w:ins>
      <w:r>
        <w:rPr>
          <w:rFonts w:ascii="微软雅黑" w:eastAsia="微软雅黑" w:hAnsi="微软雅黑" w:cs="微软雅黑" w:hint="eastAsia"/>
          <w:color w:val="171A1D"/>
          <w:szCs w:val="21"/>
          <w:shd w:val="clear" w:color="auto" w:fill="FFFFFF"/>
        </w:rPr>
        <w:t xml:space="preserve">作为一个为了简化 </w:t>
      </w:r>
      <w:del w:id="13" w:author="yunwei x" w:date="2022-12-02T00:11:00Z">
        <w:r w:rsidDel="00374356">
          <w:rPr>
            <w:rFonts w:ascii="微软雅黑" w:eastAsia="微软雅黑" w:hAnsi="微软雅黑" w:cs="微软雅黑" w:hint="eastAsia"/>
            <w:color w:val="171A1D"/>
            <w:szCs w:val="21"/>
            <w:shd w:val="clear" w:color="auto" w:fill="FFFFFF"/>
          </w:rPr>
          <w:delText>eBPF</w:delText>
        </w:r>
      </w:del>
      <w:ins w:id="14" w:author="yunwei x" w:date="2022-12-02T00:11:00Z">
        <w:r w:rsidR="00374356" w:rsidRPr="00374356">
          <w:rPr>
            <w:rFonts w:ascii="微软雅黑" w:eastAsia="微软雅黑" w:hAnsi="微软雅黑" w:cs="微软雅黑" w:hint="eastAsia"/>
            <w:color w:val="171A1D"/>
            <w:szCs w:val="21"/>
            <w:shd w:val="clear" w:color="auto" w:fill="FFFFFF"/>
          </w:rPr>
          <w:t>eBPF</w:t>
        </w:r>
      </w:ins>
      <w:r>
        <w:rPr>
          <w:rFonts w:ascii="微软雅黑" w:eastAsia="微软雅黑" w:hAnsi="微软雅黑" w:cs="微软雅黑" w:hint="eastAsia"/>
          <w:color w:val="171A1D"/>
          <w:szCs w:val="21"/>
          <w:shd w:val="clear" w:color="auto" w:fill="FFFFFF"/>
        </w:rPr>
        <w:t xml:space="preserve"> 程序的开发、分发、运行而设计的轻量级 </w:t>
      </w:r>
      <w:del w:id="15" w:author="yunwei x" w:date="2022-12-02T00:11:00Z">
        <w:r w:rsidDel="00374356">
          <w:rPr>
            <w:rFonts w:ascii="微软雅黑" w:eastAsia="微软雅黑" w:hAnsi="微软雅黑" w:cs="微软雅黑" w:hint="eastAsia"/>
            <w:color w:val="171A1D"/>
            <w:szCs w:val="21"/>
            <w:shd w:val="clear" w:color="auto" w:fill="FFFFFF"/>
          </w:rPr>
          <w:delText>eBPF</w:delText>
        </w:r>
      </w:del>
      <w:ins w:id="16" w:author="yunwei x" w:date="2022-12-02T00:11:00Z">
        <w:r w:rsidR="00374356" w:rsidRPr="00374356">
          <w:rPr>
            <w:rFonts w:ascii="微软雅黑" w:eastAsia="微软雅黑" w:hAnsi="微软雅黑" w:cs="微软雅黑" w:hint="eastAsia"/>
            <w:color w:val="171A1D"/>
            <w:szCs w:val="21"/>
            <w:shd w:val="clear" w:color="auto" w:fill="FFFFFF"/>
          </w:rPr>
          <w:t>eBPF</w:t>
        </w:r>
      </w:ins>
      <w:r>
        <w:rPr>
          <w:rFonts w:ascii="微软雅黑" w:eastAsia="微软雅黑" w:hAnsi="微软雅黑" w:cs="微软雅黑" w:hint="eastAsia"/>
          <w:color w:val="171A1D"/>
          <w:szCs w:val="21"/>
          <w:shd w:val="clear" w:color="auto" w:fill="FFFFFF"/>
        </w:rPr>
        <w:t xml:space="preserve"> 开发框架的背景和目标；再通过一些简单的实例，展示一下 eunomia-bpf 是如何从云端一行命令下载运行 </w:t>
      </w:r>
      <w:del w:id="17" w:author="yunwei x" w:date="2022-12-02T00:11:00Z">
        <w:r w:rsidDel="00374356">
          <w:rPr>
            <w:rFonts w:ascii="微软雅黑" w:eastAsia="微软雅黑" w:hAnsi="微软雅黑" w:cs="微软雅黑" w:hint="eastAsia"/>
            <w:color w:val="171A1D"/>
            <w:szCs w:val="21"/>
            <w:shd w:val="clear" w:color="auto" w:fill="FFFFFF"/>
          </w:rPr>
          <w:delText>eBPF</w:delText>
        </w:r>
      </w:del>
      <w:ins w:id="18" w:author="yunwei x" w:date="2022-12-02T00:11:00Z">
        <w:r w:rsidR="00374356" w:rsidRPr="00374356">
          <w:rPr>
            <w:rFonts w:ascii="微软雅黑" w:eastAsia="微软雅黑" w:hAnsi="微软雅黑" w:cs="微软雅黑" w:hint="eastAsia"/>
            <w:color w:val="171A1D"/>
            <w:szCs w:val="21"/>
            <w:shd w:val="clear" w:color="auto" w:fill="FFFFFF"/>
          </w:rPr>
          <w:t>eBPF</w:t>
        </w:r>
      </w:ins>
      <w:r>
        <w:rPr>
          <w:rFonts w:ascii="微软雅黑" w:eastAsia="微软雅黑" w:hAnsi="微软雅黑" w:cs="微软雅黑" w:hint="eastAsia"/>
          <w:color w:val="171A1D"/>
          <w:szCs w:val="21"/>
          <w:shd w:val="clear" w:color="auto" w:fill="FFFFFF"/>
        </w:rPr>
        <w:t xml:space="preserve"> 程序、只编写内核态代码即可运行和导出事件，以及和 WebAssembly 的</w:t>
      </w:r>
      <w:r>
        <w:rPr>
          <w:rFonts w:ascii="微软雅黑" w:eastAsia="微软雅黑" w:hAnsi="微软雅黑" w:cs="微软雅黑" w:hint="eastAsia"/>
          <w:color w:val="171A1D"/>
          <w:szCs w:val="21"/>
          <w:shd w:val="clear" w:color="auto" w:fill="FFFFFF"/>
        </w:rPr>
        <w:lastRenderedPageBreak/>
        <w:t>结合等功能，最后简要阐述一下 eunomia-bpf 的原理和设计实现的思路，探讨一下接下来的发展方向。</w:t>
      </w:r>
    </w:p>
    <w:p w14:paraId="4D44BC94" w14:textId="77777777" w:rsidR="00483B1C" w:rsidRDefault="00000000">
      <w:pPr>
        <w:numPr>
          <w:ilvl w:val="0"/>
          <w:numId w:val="1"/>
        </w:numPr>
        <w:spacing w:beforeLines="50" w:before="156" w:afterLines="50" w:after="156"/>
        <w:rPr>
          <w:rFonts w:ascii="微软雅黑" w:eastAsia="微软雅黑" w:hAnsi="微软雅黑" w:cs="微软雅黑"/>
          <w:b/>
          <w:bCs/>
          <w:sz w:val="30"/>
          <w:szCs w:val="30"/>
          <w:lang w:eastAsia="zh-Hans"/>
        </w:rPr>
      </w:pPr>
      <w:r>
        <w:rPr>
          <w:rFonts w:ascii="微软雅黑" w:eastAsia="微软雅黑" w:hAnsi="微软雅黑" w:cs="微软雅黑" w:hint="eastAsia"/>
          <w:b/>
          <w:bCs/>
          <w:sz w:val="30"/>
          <w:szCs w:val="30"/>
          <w:lang w:eastAsia="zh-Hans"/>
        </w:rPr>
        <w:t>概要</w:t>
      </w:r>
    </w:p>
    <w:p w14:paraId="61035D45" w14:textId="574A5D21" w:rsidR="00483B1C" w:rsidRDefault="00000000">
      <w:pPr>
        <w:numPr>
          <w:ilvl w:val="255"/>
          <w:numId w:val="0"/>
        </w:numPr>
        <w:spacing w:beforeLines="50" w:before="156" w:afterLines="50" w:after="156"/>
        <w:rPr>
          <w:rFonts w:ascii="微软雅黑" w:eastAsia="微软雅黑" w:hAnsi="微软雅黑" w:cs="微软雅黑"/>
          <w:b/>
          <w:bCs/>
          <w:sz w:val="30"/>
          <w:szCs w:val="30"/>
          <w:lang w:eastAsia="zh-Hans"/>
        </w:rPr>
      </w:pPr>
      <w:r>
        <w:rPr>
          <w:rFonts w:ascii="微软雅黑" w:eastAsia="微软雅黑" w:hAnsi="微软雅黑" w:cs="微软雅黑" w:hint="eastAsia"/>
          <w:color w:val="171A1D"/>
          <w:szCs w:val="21"/>
          <w:shd w:val="clear" w:color="auto" w:fill="FFFFFF"/>
        </w:rPr>
        <w:t xml:space="preserve">eunomia-bpf 起源于今年 2022 年全国大学生操作系统大赛的一个 idea，希望将 </w:t>
      </w:r>
      <w:del w:id="19" w:author="yunwei x" w:date="2022-12-02T00:11:00Z">
        <w:r w:rsidDel="00374356">
          <w:rPr>
            <w:rFonts w:ascii="微软雅黑" w:eastAsia="微软雅黑" w:hAnsi="微软雅黑" w:cs="微软雅黑" w:hint="eastAsia"/>
            <w:color w:val="171A1D"/>
            <w:szCs w:val="21"/>
            <w:shd w:val="clear" w:color="auto" w:fill="FFFFFF"/>
          </w:rPr>
          <w:delText>eBPF</w:delText>
        </w:r>
      </w:del>
      <w:ins w:id="20" w:author="yunwei x" w:date="2022-12-02T00:11:00Z">
        <w:r w:rsidR="00374356" w:rsidRPr="00374356">
          <w:rPr>
            <w:rFonts w:ascii="微软雅黑" w:eastAsia="微软雅黑" w:hAnsi="微软雅黑" w:cs="微软雅黑" w:hint="eastAsia"/>
            <w:color w:val="171A1D"/>
            <w:szCs w:val="21"/>
            <w:shd w:val="clear" w:color="auto" w:fill="FFFFFF"/>
          </w:rPr>
          <w:t>eBPF</w:t>
        </w:r>
      </w:ins>
      <w:r>
        <w:rPr>
          <w:rFonts w:ascii="微软雅黑" w:eastAsia="微软雅黑" w:hAnsi="微软雅黑" w:cs="微软雅黑" w:hint="eastAsia"/>
          <w:color w:val="171A1D"/>
          <w:szCs w:val="21"/>
          <w:shd w:val="clear" w:color="auto" w:fill="FFFFFF"/>
        </w:rPr>
        <w:t xml:space="preserve"> 程序作为服务运行，把 </w:t>
      </w:r>
      <w:del w:id="21" w:author="yunwei x" w:date="2022-12-02T00:11:00Z">
        <w:r w:rsidDel="00374356">
          <w:rPr>
            <w:rFonts w:ascii="微软雅黑" w:eastAsia="微软雅黑" w:hAnsi="微软雅黑" w:cs="微软雅黑" w:hint="eastAsia"/>
            <w:color w:val="171A1D"/>
            <w:szCs w:val="21"/>
            <w:shd w:val="clear" w:color="auto" w:fill="FFFFFF"/>
          </w:rPr>
          <w:delText>eBPF</w:delText>
        </w:r>
      </w:del>
      <w:ins w:id="22" w:author="yunwei x" w:date="2022-12-02T00:11:00Z">
        <w:r w:rsidR="00374356" w:rsidRPr="00374356">
          <w:rPr>
            <w:rFonts w:ascii="微软雅黑" w:eastAsia="微软雅黑" w:hAnsi="微软雅黑" w:cs="微软雅黑" w:hint="eastAsia"/>
            <w:color w:val="171A1D"/>
            <w:szCs w:val="21"/>
            <w:shd w:val="clear" w:color="auto" w:fill="FFFFFF"/>
          </w:rPr>
          <w:t>eBPF</w:t>
        </w:r>
      </w:ins>
      <w:r>
        <w:rPr>
          <w:rFonts w:ascii="微软雅黑" w:eastAsia="微软雅黑" w:hAnsi="微软雅黑" w:cs="微软雅黑" w:hint="eastAsia"/>
          <w:color w:val="171A1D"/>
          <w:szCs w:val="21"/>
          <w:shd w:val="clear" w:color="auto" w:fill="FFFFFF"/>
        </w:rPr>
        <w:t xml:space="preserve"> 程序打包为一个 JSON 对象，通过 HTTP 请求即可动态插拔运行任意一个可重定位的 </w:t>
      </w:r>
      <w:del w:id="23" w:author="yunwei x" w:date="2022-12-02T00:11:00Z">
        <w:r w:rsidDel="00374356">
          <w:rPr>
            <w:rFonts w:ascii="微软雅黑" w:eastAsia="微软雅黑" w:hAnsi="微软雅黑" w:cs="微软雅黑" w:hint="eastAsia"/>
            <w:color w:val="171A1D"/>
            <w:szCs w:val="21"/>
            <w:shd w:val="clear" w:color="auto" w:fill="FFFFFF"/>
          </w:rPr>
          <w:delText>eBPF</w:delText>
        </w:r>
      </w:del>
      <w:ins w:id="24" w:author="yunwei x" w:date="2022-12-02T00:11:00Z">
        <w:r w:rsidR="00374356" w:rsidRPr="00374356">
          <w:rPr>
            <w:rFonts w:ascii="微软雅黑" w:eastAsia="微软雅黑" w:hAnsi="微软雅黑" w:cs="微软雅黑" w:hint="eastAsia"/>
            <w:color w:val="171A1D"/>
            <w:szCs w:val="21"/>
            <w:shd w:val="clear" w:color="auto" w:fill="FFFFFF"/>
          </w:rPr>
          <w:t>eBPF</w:t>
        </w:r>
      </w:ins>
      <w:r>
        <w:rPr>
          <w:rFonts w:ascii="微软雅黑" w:eastAsia="微软雅黑" w:hAnsi="微软雅黑" w:cs="微软雅黑" w:hint="eastAsia"/>
          <w:color w:val="171A1D"/>
          <w:szCs w:val="21"/>
          <w:shd w:val="clear" w:color="auto" w:fill="FFFFFF"/>
        </w:rPr>
        <w:t xml:space="preserve"> 程序，并且可以适应不同内核版本和架构。比赛结束之后，在高校的几位老师和社区中的一些伙伴的帮助和指导下（在这里重点感谢西安邮电大学陈莉君教授及团队和龙蜥社区毛文安老师），逐步把这些想法变成了一个初具雏形的开源项目。目前除了我之外，也主要是陈莉</w:t>
      </w:r>
      <w:r w:rsidRPr="00374356">
        <w:rPr>
          <w:rFonts w:ascii="微软雅黑" w:eastAsia="微软雅黑" w:hAnsi="微软雅黑" w:cs="微软雅黑" w:hint="eastAsia"/>
          <w:szCs w:val="21"/>
          <w:shd w:val="clear" w:color="auto" w:fill="FFFFFF"/>
          <w:rPrChange w:id="25" w:author="yunwei x" w:date="2022-12-02T00:03:00Z">
            <w:rPr>
              <w:rFonts w:ascii="微软雅黑" w:eastAsia="微软雅黑" w:hAnsi="微软雅黑" w:cs="微软雅黑" w:hint="eastAsia"/>
              <w:color w:val="171A1D"/>
              <w:szCs w:val="21"/>
              <w:shd w:val="clear" w:color="auto" w:fill="FFFFFF"/>
            </w:rPr>
          </w:rPrChange>
        </w:rPr>
        <w:t>君老</w:t>
      </w:r>
      <w:ins w:id="26" w:author="yunwei x" w:date="2022-12-02T00:03:00Z">
        <w:r w:rsidR="00374356" w:rsidRPr="00374356">
          <w:rPr>
            <w:rFonts w:ascii="微软雅黑" w:eastAsia="微软雅黑" w:hAnsi="微软雅黑" w:cs="微软雅黑" w:hint="eastAsia"/>
            <w:szCs w:val="21"/>
            <w:shd w:val="clear" w:color="auto" w:fill="FFFFFF"/>
            <w:rPrChange w:id="27" w:author="yunwei x" w:date="2022-12-02T00:03:00Z">
              <w:rPr>
                <w:rFonts w:ascii="微软雅黑" w:eastAsia="微软雅黑" w:hAnsi="微软雅黑" w:cs="微软雅黑" w:hint="eastAsia"/>
                <w:color w:val="171A1D"/>
                <w:szCs w:val="21"/>
                <w:shd w:val="clear" w:color="auto" w:fill="FFFFFF"/>
              </w:rPr>
            </w:rPrChange>
          </w:rPr>
          <w:t>师</w:t>
        </w:r>
      </w:ins>
      <w:r w:rsidRPr="00374356">
        <w:rPr>
          <w:rFonts w:ascii="微软雅黑" w:eastAsia="微软雅黑" w:hAnsi="微软雅黑" w:cs="微软雅黑" w:hint="eastAsia"/>
          <w:szCs w:val="21"/>
          <w:shd w:val="clear" w:color="auto" w:fill="FFFFFF"/>
          <w:rPrChange w:id="28" w:author="yunwei x" w:date="2022-12-02T00:03:00Z">
            <w:rPr>
              <w:rFonts w:ascii="微软雅黑" w:eastAsia="微软雅黑" w:hAnsi="微软雅黑" w:cs="微软雅黑" w:hint="eastAsia"/>
              <w:color w:val="171A1D"/>
              <w:szCs w:val="21"/>
              <w:shd w:val="clear" w:color="auto" w:fill="FFFFFF"/>
            </w:rPr>
          </w:rPrChange>
        </w:rPr>
        <w:t>的团队</w:t>
      </w:r>
      <w:r>
        <w:rPr>
          <w:rFonts w:ascii="微软雅黑" w:eastAsia="微软雅黑" w:hAnsi="微软雅黑" w:cs="微软雅黑" w:hint="eastAsia"/>
          <w:color w:val="171A1D"/>
          <w:szCs w:val="21"/>
          <w:shd w:val="clear" w:color="auto" w:fill="FFFFFF"/>
        </w:rPr>
        <w:t>、龙蜥社区的朋友等在一起协作。</w:t>
      </w:r>
    </w:p>
    <w:p w14:paraId="591E024C" w14:textId="77777777" w:rsidR="00483B1C" w:rsidRDefault="00000000">
      <w:pPr>
        <w:spacing w:beforeLines="50" w:before="156" w:afterLines="50" w:after="156"/>
        <w:rPr>
          <w:rFonts w:ascii="微软雅黑" w:eastAsia="微软雅黑" w:hAnsi="微软雅黑" w:cs="微软雅黑"/>
          <w:sz w:val="24"/>
        </w:rPr>
      </w:pPr>
      <w:r>
        <w:rPr>
          <w:rFonts w:ascii="微软雅黑" w:eastAsia="微软雅黑" w:hAnsi="微软雅黑" w:cs="微软雅黑" w:hint="eastAsia"/>
          <w:noProof/>
          <w:sz w:val="24"/>
        </w:rPr>
        <w:drawing>
          <wp:inline distT="0" distB="0" distL="114300" distR="114300" wp14:anchorId="4F117619" wp14:editId="6BEC6CBA">
            <wp:extent cx="5272405" cy="2785110"/>
            <wp:effectExtent l="0" t="0" r="10795" b="8890"/>
            <wp:docPr id="1" name="图片 1" descr="屏幕快照 2022-11-10 下午10.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22-11-10 下午10.32.39"/>
                    <pic:cNvPicPr>
                      <a:picLocks noChangeAspect="1"/>
                    </pic:cNvPicPr>
                  </pic:nvPicPr>
                  <pic:blipFill>
                    <a:blip r:embed="rId7"/>
                    <a:stretch>
                      <a:fillRect/>
                    </a:stretch>
                  </pic:blipFill>
                  <pic:spPr>
                    <a:xfrm>
                      <a:off x="0" y="0"/>
                      <a:ext cx="5272405" cy="2785110"/>
                    </a:xfrm>
                    <a:prstGeom prst="rect">
                      <a:avLst/>
                    </a:prstGeom>
                  </pic:spPr>
                </pic:pic>
              </a:graphicData>
            </a:graphic>
          </wp:inline>
        </w:drawing>
      </w:r>
    </w:p>
    <w:p w14:paraId="6F4AFC77" w14:textId="5AE39FD7" w:rsidR="00483B1C" w:rsidRDefault="00000000">
      <w:pPr>
        <w:spacing w:beforeLines="50" w:before="156" w:afterLines="50" w:after="156"/>
        <w:ind w:firstLineChars="200" w:firstLine="480"/>
        <w:rPr>
          <w:rFonts w:ascii="微软雅黑" w:eastAsia="微软雅黑" w:hAnsi="微软雅黑" w:cs="微软雅黑"/>
          <w:sz w:val="24"/>
          <w:lang w:eastAsia="zh-Hans"/>
        </w:rPr>
      </w:pPr>
      <w:r>
        <w:rPr>
          <w:rFonts w:ascii="微软雅黑" w:eastAsia="微软雅黑" w:hAnsi="微软雅黑" w:cs="微软雅黑" w:hint="eastAsia"/>
          <w:sz w:val="24"/>
        </w:rPr>
        <w:t>当前，</w:t>
      </w:r>
      <w:r>
        <w:rPr>
          <w:rFonts w:ascii="微软雅黑" w:eastAsia="微软雅黑" w:hAnsi="微软雅黑" w:cs="微软雅黑" w:hint="eastAsia"/>
          <w:color w:val="171A1D"/>
          <w:sz w:val="24"/>
        </w:rPr>
        <w:t>eunomia-bpf 想要解决的问题</w:t>
      </w:r>
      <w:ins w:id="29" w:author="yunwei x" w:date="2022-12-02T00:03:00Z">
        <w:r w:rsidR="00374356" w:rsidRPr="00374356">
          <w:rPr>
            <w:rFonts w:ascii="微软雅黑" w:eastAsia="微软雅黑" w:hAnsi="微软雅黑" w:cs="微软雅黑" w:hint="eastAsia"/>
            <w:sz w:val="24"/>
            <w:rPrChange w:id="30" w:author="yunwei x" w:date="2022-12-02T00:03:00Z">
              <w:rPr>
                <w:rFonts w:ascii="微软雅黑" w:eastAsia="微软雅黑" w:hAnsi="微软雅黑" w:cs="微软雅黑" w:hint="eastAsia"/>
                <w:color w:val="171A1D"/>
                <w:sz w:val="24"/>
              </w:rPr>
            </w:rPrChange>
          </w:rPr>
          <w:t>，</w:t>
        </w:r>
      </w:ins>
      <w:r>
        <w:rPr>
          <w:rFonts w:ascii="微软雅黑" w:eastAsia="微软雅黑" w:hAnsi="微软雅黑" w:cs="微软雅黑" w:hint="eastAsia"/>
          <w:sz w:val="24"/>
        </w:rPr>
        <w:t>或</w:t>
      </w:r>
      <w:ins w:id="31" w:author="yunwei x" w:date="2022-12-02T00:08:00Z">
        <w:r w:rsidR="00374356">
          <w:rPr>
            <w:rFonts w:ascii="微软雅黑" w:eastAsia="微软雅黑" w:hAnsi="微软雅黑" w:cs="微软雅黑" w:hint="eastAsia"/>
            <w:sz w:val="24"/>
          </w:rPr>
          <w:t>者说</w:t>
        </w:r>
      </w:ins>
      <w:del w:id="32" w:author="yunwei x" w:date="2022-12-02T00:11:00Z">
        <w:r w:rsidDel="00374356">
          <w:rPr>
            <w:rFonts w:ascii="微软雅黑" w:eastAsia="微软雅黑" w:hAnsi="微软雅黑" w:cs="微软雅黑" w:hint="eastAsia"/>
            <w:sz w:val="24"/>
          </w:rPr>
          <w:delText>eBPF</w:delText>
        </w:r>
      </w:del>
      <w:ins w:id="33" w:author="yunwei x" w:date="2022-12-02T00:11:00Z">
        <w:r w:rsidR="00374356" w:rsidRPr="00374356">
          <w:rPr>
            <w:rFonts w:ascii="微软雅黑" w:eastAsia="微软雅黑" w:hAnsi="微软雅黑" w:cs="微软雅黑" w:hint="eastAsia"/>
            <w:sz w:val="24"/>
          </w:rPr>
          <w:t>eBPF</w:t>
        </w:r>
      </w:ins>
      <w:r>
        <w:rPr>
          <w:rFonts w:ascii="微软雅黑" w:eastAsia="微软雅黑" w:hAnsi="微软雅黑" w:cs="微软雅黑" w:hint="eastAsia"/>
          <w:sz w:val="24"/>
        </w:rPr>
        <w:t>程序的开发和分发过程</w:t>
      </w:r>
      <w:r>
        <w:rPr>
          <w:rFonts w:ascii="微软雅黑" w:eastAsia="微软雅黑" w:hAnsi="微软雅黑" w:cs="微软雅黑" w:hint="eastAsia"/>
          <w:sz w:val="24"/>
          <w:lang w:eastAsia="zh-Hans"/>
        </w:rPr>
        <w:t>中</w:t>
      </w:r>
      <w:r>
        <w:rPr>
          <w:rFonts w:ascii="微软雅黑" w:eastAsia="微软雅黑" w:hAnsi="微软雅黑" w:cs="微软雅黑" w:hint="eastAsia"/>
          <w:sz w:val="24"/>
        </w:rPr>
        <w:t>存的</w:t>
      </w:r>
      <w:r>
        <w:rPr>
          <w:rFonts w:ascii="微软雅黑" w:eastAsia="微软雅黑" w:hAnsi="微软雅黑" w:cs="微软雅黑" w:hint="eastAsia"/>
          <w:sz w:val="24"/>
          <w:lang w:eastAsia="zh-Hans"/>
        </w:rPr>
        <w:t>痛点主要有以下2个：</w:t>
      </w:r>
    </w:p>
    <w:p w14:paraId="2AC45FC9" w14:textId="6977E7AD" w:rsidR="00483B1C" w:rsidRDefault="00000000">
      <w:pPr>
        <w:numPr>
          <w:ilvl w:val="0"/>
          <w:numId w:val="2"/>
        </w:numPr>
        <w:spacing w:beforeLines="50" w:before="156" w:afterLines="50" w:after="156"/>
        <w:ind w:firstLineChars="200" w:firstLine="480"/>
        <w:rPr>
          <w:rFonts w:ascii="微软雅黑" w:eastAsia="微软雅黑" w:hAnsi="微软雅黑" w:cs="微软雅黑"/>
          <w:sz w:val="24"/>
        </w:rPr>
      </w:pPr>
      <w:r>
        <w:rPr>
          <w:rFonts w:ascii="微软雅黑" w:eastAsia="微软雅黑" w:hAnsi="微软雅黑" w:cs="微软雅黑" w:hint="eastAsia"/>
          <w:sz w:val="24"/>
        </w:rPr>
        <w:t xml:space="preserve">对于新手而言，搭建和开发 </w:t>
      </w:r>
      <w:del w:id="34" w:author="yunwei x" w:date="2022-12-02T00:11:00Z">
        <w:r w:rsidDel="00374356">
          <w:rPr>
            <w:rFonts w:ascii="微软雅黑" w:eastAsia="微软雅黑" w:hAnsi="微软雅黑" w:cs="微软雅黑" w:hint="eastAsia"/>
            <w:sz w:val="24"/>
            <w:lang w:eastAsia="zh-Hans"/>
          </w:rPr>
          <w:delText>eBPF</w:delText>
        </w:r>
      </w:del>
      <w:ins w:id="35" w:author="yunwei x" w:date="2022-12-02T00:11:00Z">
        <w:r w:rsidR="00374356" w:rsidRPr="00374356">
          <w:rPr>
            <w:rFonts w:ascii="微软雅黑" w:eastAsia="微软雅黑" w:hAnsi="微软雅黑" w:cs="微软雅黑" w:hint="eastAsia"/>
            <w:sz w:val="24"/>
            <w:lang w:eastAsia="zh-Hans"/>
          </w:rPr>
          <w:t>eBPF</w:t>
        </w:r>
      </w:ins>
      <w:r>
        <w:rPr>
          <w:rFonts w:ascii="微软雅黑" w:eastAsia="微软雅黑" w:hAnsi="微软雅黑" w:cs="微软雅黑" w:hint="eastAsia"/>
          <w:sz w:val="24"/>
        </w:rPr>
        <w:t>程序</w:t>
      </w:r>
      <w:r>
        <w:rPr>
          <w:rFonts w:ascii="微软雅黑" w:eastAsia="微软雅黑" w:hAnsi="微软雅黑" w:cs="微软雅黑" w:hint="eastAsia"/>
          <w:sz w:val="24"/>
          <w:lang w:eastAsia="zh-Hans"/>
        </w:rPr>
        <w:t>的门槛较高</w:t>
      </w:r>
      <w:r>
        <w:rPr>
          <w:rFonts w:ascii="微软雅黑" w:eastAsia="微软雅黑" w:hAnsi="微软雅黑" w:cs="微软雅黑" w:hint="eastAsia"/>
          <w:sz w:val="24"/>
        </w:rPr>
        <w:t>，不仅需要</w:t>
      </w:r>
      <w:r>
        <w:rPr>
          <w:rFonts w:ascii="微软雅黑" w:eastAsia="微软雅黑" w:hAnsi="微软雅黑" w:cs="微软雅黑" w:hint="eastAsia"/>
          <w:sz w:val="24"/>
        </w:rPr>
        <w:lastRenderedPageBreak/>
        <w:t>同时关注内核态和用户态两方面的交互和信息处理，</w:t>
      </w:r>
      <w:r>
        <w:rPr>
          <w:rFonts w:ascii="微软雅黑" w:eastAsia="微软雅黑" w:hAnsi="微软雅黑" w:cs="微软雅黑" w:hint="eastAsia"/>
          <w:sz w:val="24"/>
          <w:lang w:eastAsia="zh-Hans"/>
        </w:rPr>
        <w:t>还需要</w:t>
      </w:r>
      <w:r>
        <w:rPr>
          <w:rFonts w:ascii="微软雅黑" w:eastAsia="微软雅黑" w:hAnsi="微软雅黑" w:cs="微软雅黑" w:hint="eastAsia"/>
          <w:sz w:val="24"/>
        </w:rPr>
        <w:t>编写</w:t>
      </w:r>
      <w:ins w:id="36" w:author="yunwei x" w:date="2022-12-02T00:09:00Z">
        <w:r w:rsidR="00374356">
          <w:rPr>
            <w:rFonts w:ascii="微软雅黑" w:eastAsia="微软雅黑" w:hAnsi="微软雅黑" w:cs="微软雅黑" w:hint="eastAsia"/>
            <w:sz w:val="24"/>
          </w:rPr>
          <w:t>复杂或重复性较高的</w:t>
        </w:r>
      </w:ins>
      <w:r>
        <w:rPr>
          <w:rFonts w:ascii="微软雅黑" w:eastAsia="微软雅黑" w:hAnsi="微软雅黑" w:cs="微软雅黑" w:hint="eastAsia"/>
          <w:sz w:val="24"/>
        </w:rPr>
        <w:t>用户态加载代码。</w:t>
      </w:r>
    </w:p>
    <w:p w14:paraId="4A9B73EA" w14:textId="640727A7" w:rsidR="00483B1C" w:rsidRDefault="00000000">
      <w:pPr>
        <w:numPr>
          <w:ilvl w:val="0"/>
          <w:numId w:val="2"/>
        </w:numPr>
        <w:spacing w:beforeLines="50" w:before="156" w:afterLines="50" w:after="156"/>
        <w:ind w:firstLineChars="200" w:firstLine="480"/>
        <w:rPr>
          <w:rFonts w:ascii="微软雅黑" w:eastAsia="微软雅黑" w:hAnsi="微软雅黑" w:cs="微软雅黑"/>
          <w:sz w:val="24"/>
        </w:rPr>
      </w:pPr>
      <w:r>
        <w:rPr>
          <w:rFonts w:ascii="微软雅黑" w:eastAsia="微软雅黑" w:hAnsi="微软雅黑" w:cs="微软雅黑" w:hint="eastAsia"/>
          <w:sz w:val="24"/>
          <w:lang w:eastAsia="zh-Hans"/>
        </w:rPr>
        <w:t>在</w:t>
      </w:r>
      <w:r>
        <w:rPr>
          <w:rFonts w:ascii="微软雅黑" w:eastAsia="微软雅黑" w:hAnsi="微软雅黑" w:cs="微软雅黑" w:hint="eastAsia"/>
          <w:sz w:val="24"/>
        </w:rPr>
        <w:t>不同架构</w:t>
      </w:r>
      <w:r>
        <w:rPr>
          <w:rFonts w:ascii="微软雅黑" w:eastAsia="微软雅黑" w:hAnsi="微软雅黑" w:cs="微软雅黑" w:hint="eastAsia"/>
          <w:sz w:val="24"/>
          <w:lang w:eastAsia="zh-Hans"/>
        </w:rPr>
        <w:t>的</w:t>
      </w:r>
      <w:r>
        <w:rPr>
          <w:rFonts w:ascii="微软雅黑" w:eastAsia="微软雅黑" w:hAnsi="微软雅黑" w:cs="微软雅黑" w:hint="eastAsia"/>
          <w:sz w:val="24"/>
        </w:rPr>
        <w:t>不同内核版本</w:t>
      </w:r>
      <w:r>
        <w:rPr>
          <w:rFonts w:ascii="微软雅黑" w:eastAsia="微软雅黑" w:hAnsi="微软雅黑" w:cs="微软雅黑" w:hint="eastAsia"/>
          <w:sz w:val="24"/>
          <w:lang w:eastAsia="zh-Hans"/>
        </w:rPr>
        <w:t>上无法</w:t>
      </w:r>
      <w:r>
        <w:rPr>
          <w:rFonts w:ascii="微软雅黑" w:eastAsia="微软雅黑" w:hAnsi="微软雅黑" w:cs="微软雅黑" w:hint="eastAsia"/>
          <w:sz w:val="24"/>
        </w:rPr>
        <w:t>方便快捷地打包</w:t>
      </w:r>
      <w:r>
        <w:rPr>
          <w:rFonts w:ascii="微软雅黑" w:eastAsia="微软雅黑" w:hAnsi="微软雅黑" w:cs="微软雅黑" w:hint="eastAsia"/>
          <w:sz w:val="24"/>
          <w:lang w:eastAsia="zh-Hans"/>
        </w:rPr>
        <w:t>、</w:t>
      </w:r>
      <w:r>
        <w:rPr>
          <w:rFonts w:ascii="微软雅黑" w:eastAsia="微软雅黑" w:hAnsi="微软雅黑" w:cs="微软雅黑" w:hint="eastAsia"/>
          <w:sz w:val="24"/>
        </w:rPr>
        <w:t>分发</w:t>
      </w:r>
      <w:r>
        <w:rPr>
          <w:rFonts w:ascii="微软雅黑" w:eastAsia="微软雅黑" w:hAnsi="微软雅黑" w:cs="微软雅黑" w:hint="eastAsia"/>
          <w:sz w:val="24"/>
          <w:lang w:eastAsia="zh-Hans"/>
        </w:rPr>
        <w:t>、</w:t>
      </w:r>
      <w:r>
        <w:rPr>
          <w:rFonts w:ascii="微软雅黑" w:eastAsia="微软雅黑" w:hAnsi="微软雅黑" w:cs="微软雅黑" w:hint="eastAsia"/>
          <w:sz w:val="24"/>
        </w:rPr>
        <w:t>发布各种</w:t>
      </w:r>
      <w:del w:id="37" w:author="yunwei x" w:date="2022-12-02T00:11:00Z">
        <w:r w:rsidDel="00374356">
          <w:rPr>
            <w:rFonts w:ascii="微软雅黑" w:eastAsia="微软雅黑" w:hAnsi="微软雅黑" w:cs="微软雅黑" w:hint="eastAsia"/>
            <w:sz w:val="24"/>
          </w:rPr>
          <w:delText>eBPF</w:delText>
        </w:r>
      </w:del>
      <w:ins w:id="38" w:author="yunwei x" w:date="2022-12-02T00:11:00Z">
        <w:r w:rsidR="00374356" w:rsidRPr="00374356">
          <w:rPr>
            <w:rFonts w:ascii="微软雅黑" w:eastAsia="微软雅黑" w:hAnsi="微软雅黑" w:cs="微软雅黑" w:hint="eastAsia"/>
            <w:sz w:val="24"/>
          </w:rPr>
          <w:t>eBPF</w:t>
        </w:r>
      </w:ins>
      <w:r>
        <w:rPr>
          <w:rFonts w:ascii="微软雅黑" w:eastAsia="微软雅黑" w:hAnsi="微软雅黑" w:cs="微软雅黑" w:hint="eastAsia"/>
          <w:sz w:val="24"/>
        </w:rPr>
        <w:t>程序。</w:t>
      </w:r>
      <w:del w:id="39" w:author="yunwei x" w:date="2022-12-02T00:11:00Z">
        <w:r w:rsidDel="00374356">
          <w:rPr>
            <w:rFonts w:ascii="微软雅黑" w:eastAsia="微软雅黑" w:hAnsi="微软雅黑" w:cs="微软雅黑" w:hint="eastAsia"/>
            <w:sz w:val="24"/>
          </w:rPr>
          <w:delText>eBPF</w:delText>
        </w:r>
      </w:del>
      <w:ins w:id="40" w:author="yunwei x" w:date="2022-12-02T00:11:00Z">
        <w:r w:rsidR="00374356" w:rsidRPr="00374356">
          <w:rPr>
            <w:rFonts w:ascii="微软雅黑" w:eastAsia="微软雅黑" w:hAnsi="微软雅黑" w:cs="微软雅黑" w:hint="eastAsia"/>
            <w:sz w:val="24"/>
          </w:rPr>
          <w:t>eBPF</w:t>
        </w:r>
      </w:ins>
      <w:r>
        <w:rPr>
          <w:rFonts w:ascii="微软雅黑" w:eastAsia="微软雅黑" w:hAnsi="微软雅黑" w:cs="微软雅黑" w:hint="eastAsia"/>
          <w:sz w:val="24"/>
          <w:lang w:eastAsia="zh-Hans"/>
        </w:rPr>
        <w:t>很多小</w:t>
      </w:r>
      <w:r>
        <w:rPr>
          <w:rFonts w:ascii="微软雅黑" w:eastAsia="微软雅黑" w:hAnsi="微软雅黑" w:cs="微软雅黑" w:hint="eastAsia"/>
          <w:sz w:val="24"/>
        </w:rPr>
        <w:t>工具</w:t>
      </w:r>
      <w:r>
        <w:rPr>
          <w:rFonts w:ascii="微软雅黑" w:eastAsia="微软雅黑" w:hAnsi="微软雅黑" w:cs="微软雅黑" w:hint="eastAsia"/>
          <w:sz w:val="24"/>
          <w:lang w:eastAsia="zh-Hans"/>
        </w:rPr>
        <w:t>由</w:t>
      </w:r>
      <w:r>
        <w:rPr>
          <w:rFonts w:ascii="微软雅黑" w:eastAsia="微软雅黑" w:hAnsi="微软雅黑" w:cs="微软雅黑" w:hint="eastAsia"/>
          <w:sz w:val="24"/>
        </w:rPr>
        <w:t>不同的语言开发，</w:t>
      </w:r>
      <w:r>
        <w:rPr>
          <w:rFonts w:ascii="微软雅黑" w:eastAsia="微软雅黑" w:hAnsi="微软雅黑" w:cs="微软雅黑" w:hint="eastAsia"/>
          <w:sz w:val="24"/>
          <w:lang w:eastAsia="zh-Hans"/>
        </w:rPr>
        <w:t>存在</w:t>
      </w:r>
      <w:r>
        <w:rPr>
          <w:rFonts w:ascii="微软雅黑" w:eastAsia="微软雅黑" w:hAnsi="微软雅黑" w:cs="微软雅黑" w:hint="eastAsia"/>
          <w:sz w:val="24"/>
        </w:rPr>
        <w:t>不同的接口</w:t>
      </w:r>
      <w:r>
        <w:rPr>
          <w:rFonts w:ascii="微软雅黑" w:eastAsia="微软雅黑" w:hAnsi="微软雅黑" w:cs="微软雅黑" w:hint="eastAsia"/>
          <w:sz w:val="24"/>
          <w:lang w:eastAsia="zh-Hans"/>
        </w:rPr>
        <w:t>，无法轻易</w:t>
      </w:r>
      <w:r>
        <w:rPr>
          <w:rFonts w:ascii="微软雅黑" w:eastAsia="微软雅黑" w:hAnsi="微软雅黑" w:cs="微软雅黑" w:hint="eastAsia"/>
          <w:sz w:val="24"/>
        </w:rPr>
        <w:t>集成到大型的可观</w:t>
      </w:r>
      <w:r>
        <w:rPr>
          <w:rFonts w:ascii="微软雅黑" w:eastAsia="微软雅黑" w:hAnsi="微软雅黑" w:cs="微软雅黑" w:hint="eastAsia"/>
          <w:sz w:val="24"/>
          <w:lang w:eastAsia="zh-Hans"/>
        </w:rPr>
        <w:t>测</w:t>
      </w:r>
      <w:r>
        <w:rPr>
          <w:rFonts w:ascii="微软雅黑" w:eastAsia="微软雅黑" w:hAnsi="微软雅黑" w:cs="微软雅黑" w:hint="eastAsia"/>
          <w:sz w:val="24"/>
        </w:rPr>
        <w:t>系统。</w:t>
      </w:r>
      <w:r>
        <w:rPr>
          <w:rFonts w:ascii="微软雅黑" w:eastAsia="微软雅黑" w:hAnsi="微软雅黑" w:cs="微软雅黑" w:hint="eastAsia"/>
          <w:sz w:val="24"/>
          <w:lang w:eastAsia="zh-Hans"/>
        </w:rPr>
        <w:t>当前</w:t>
      </w:r>
      <w:ins w:id="41" w:author="yunwei x" w:date="2022-12-02T00:09:00Z">
        <w:r w:rsidR="00374356">
          <w:rPr>
            <w:rFonts w:ascii="微软雅黑" w:eastAsia="微软雅黑" w:hAnsi="微软雅黑" w:cs="微软雅黑" w:hint="eastAsia"/>
            <w:sz w:val="24"/>
            <w:lang w:eastAsia="zh-Hans"/>
          </w:rPr>
          <w:t>也</w:t>
        </w:r>
      </w:ins>
      <w:r>
        <w:rPr>
          <w:rFonts w:ascii="微软雅黑" w:eastAsia="微软雅黑" w:hAnsi="微软雅黑" w:cs="微软雅黑" w:hint="eastAsia"/>
          <w:sz w:val="24"/>
          <w:lang w:eastAsia="zh-Hans"/>
        </w:rPr>
        <w:t>没有</w:t>
      </w:r>
      <w:r>
        <w:rPr>
          <w:rFonts w:ascii="微软雅黑" w:eastAsia="微软雅黑" w:hAnsi="微软雅黑" w:cs="微软雅黑" w:hint="eastAsia"/>
          <w:sz w:val="24"/>
        </w:rPr>
        <w:t>很好的插件方案，</w:t>
      </w:r>
      <w:ins w:id="42" w:author="yunwei x" w:date="2022-12-02T00:09:00Z">
        <w:r w:rsidR="00374356">
          <w:rPr>
            <w:rFonts w:ascii="微软雅黑" w:eastAsia="微软雅黑" w:hAnsi="微软雅黑" w:cs="微软雅黑" w:hint="eastAsia"/>
            <w:sz w:val="24"/>
          </w:rPr>
          <w:t xml:space="preserve">对于一个大型的 </w:t>
        </w:r>
      </w:ins>
      <w:ins w:id="43" w:author="yunwei x" w:date="2022-12-02T00:11:00Z">
        <w:r w:rsidR="00374356" w:rsidRPr="00374356">
          <w:rPr>
            <w:rFonts w:ascii="微软雅黑" w:eastAsia="微软雅黑" w:hAnsi="微软雅黑" w:cs="微软雅黑" w:hint="eastAsia"/>
            <w:sz w:val="24"/>
          </w:rPr>
          <w:t>eBPF</w:t>
        </w:r>
      </w:ins>
      <w:ins w:id="44" w:author="yunwei x" w:date="2022-12-02T00:09:00Z">
        <w:r w:rsidR="00374356">
          <w:rPr>
            <w:rFonts w:ascii="微软雅黑" w:eastAsia="微软雅黑" w:hAnsi="微软雅黑" w:cs="微软雅黑"/>
            <w:sz w:val="24"/>
          </w:rPr>
          <w:t xml:space="preserve"> </w:t>
        </w:r>
        <w:r w:rsidR="00374356">
          <w:rPr>
            <w:rFonts w:ascii="微软雅黑" w:eastAsia="微软雅黑" w:hAnsi="微软雅黑" w:cs="微软雅黑" w:hint="eastAsia"/>
            <w:sz w:val="24"/>
          </w:rPr>
          <w:t>应用，</w:t>
        </w:r>
      </w:ins>
      <w:r>
        <w:rPr>
          <w:rFonts w:ascii="微软雅黑" w:eastAsia="微软雅黑" w:hAnsi="微软雅黑" w:cs="微软雅黑" w:hint="eastAsia"/>
          <w:sz w:val="24"/>
        </w:rPr>
        <w:t>很多时候必须</w:t>
      </w:r>
      <w:r>
        <w:rPr>
          <w:rFonts w:ascii="微软雅黑" w:eastAsia="微软雅黑" w:hAnsi="微软雅黑" w:cs="微软雅黑" w:hint="eastAsia"/>
          <w:sz w:val="24"/>
          <w:lang w:eastAsia="zh-Hans"/>
        </w:rPr>
        <w:t>重新</w:t>
      </w:r>
      <w:r>
        <w:rPr>
          <w:rFonts w:ascii="微软雅黑" w:eastAsia="微软雅黑" w:hAnsi="微软雅黑" w:cs="微软雅黑" w:hint="eastAsia"/>
          <w:sz w:val="24"/>
        </w:rPr>
        <w:t>编译整个可观</w:t>
      </w:r>
      <w:r>
        <w:rPr>
          <w:rFonts w:ascii="微软雅黑" w:eastAsia="微软雅黑" w:hAnsi="微软雅黑" w:cs="微软雅黑" w:hint="eastAsia"/>
          <w:sz w:val="24"/>
          <w:lang w:eastAsia="zh-Hans"/>
        </w:rPr>
        <w:t>测</w:t>
      </w:r>
      <w:r>
        <w:rPr>
          <w:rFonts w:ascii="微软雅黑" w:eastAsia="微软雅黑" w:hAnsi="微软雅黑" w:cs="微软雅黑" w:hint="eastAsia"/>
          <w:sz w:val="24"/>
        </w:rPr>
        <w:t xml:space="preserve">的框架，再重新部署上线，才能更新 </w:t>
      </w:r>
      <w:del w:id="45" w:author="yunwei x" w:date="2022-12-02T00:11:00Z">
        <w:r w:rsidDel="00374356">
          <w:rPr>
            <w:rFonts w:ascii="微软雅黑" w:eastAsia="微软雅黑" w:hAnsi="微软雅黑" w:cs="微软雅黑" w:hint="eastAsia"/>
            <w:sz w:val="24"/>
            <w:lang w:eastAsia="zh-Hans"/>
          </w:rPr>
          <w:delText>eBPF</w:delText>
        </w:r>
      </w:del>
      <w:ins w:id="46" w:author="yunwei x" w:date="2022-12-02T00:11:00Z">
        <w:r w:rsidR="00374356" w:rsidRPr="00374356">
          <w:rPr>
            <w:rFonts w:ascii="微软雅黑" w:eastAsia="微软雅黑" w:hAnsi="微软雅黑" w:cs="微软雅黑" w:hint="eastAsia"/>
            <w:sz w:val="24"/>
            <w:lang w:eastAsia="zh-Hans"/>
          </w:rPr>
          <w:t>eBPF</w:t>
        </w:r>
      </w:ins>
      <w:r>
        <w:rPr>
          <w:rFonts w:ascii="微软雅黑" w:eastAsia="微软雅黑" w:hAnsi="微软雅黑" w:cs="微软雅黑" w:hint="eastAsia"/>
          <w:sz w:val="24"/>
        </w:rPr>
        <w:t xml:space="preserve"> </w:t>
      </w:r>
      <w:r>
        <w:rPr>
          <w:rFonts w:ascii="微软雅黑" w:eastAsia="微软雅黑" w:hAnsi="微软雅黑" w:cs="微软雅黑" w:hint="eastAsia"/>
          <w:sz w:val="24"/>
          <w:lang w:eastAsia="zh-Hans"/>
        </w:rPr>
        <w:t>探针</w:t>
      </w:r>
      <w:r>
        <w:rPr>
          <w:rFonts w:ascii="微软雅黑" w:eastAsia="微软雅黑" w:hAnsi="微软雅黑" w:cs="微软雅黑" w:hint="eastAsia"/>
          <w:sz w:val="24"/>
        </w:rPr>
        <w:t>或数据处理模块。</w:t>
      </w:r>
      <w:r>
        <w:rPr>
          <w:rFonts w:ascii="微软雅黑" w:eastAsia="微软雅黑" w:hAnsi="微软雅黑" w:cs="微软雅黑" w:hint="eastAsia"/>
          <w:sz w:val="24"/>
          <w:lang w:eastAsia="zh-Hans"/>
        </w:rPr>
        <w:t>另外，如果引入</w:t>
      </w:r>
      <w:ins w:id="47" w:author="yunwei x" w:date="2022-12-02T00:09:00Z">
        <w:r w:rsidR="00374356">
          <w:rPr>
            <w:rFonts w:ascii="微软雅黑" w:eastAsia="微软雅黑" w:hAnsi="微软雅黑" w:cs="微软雅黑" w:hint="eastAsia"/>
            <w:sz w:val="24"/>
            <w:lang w:eastAsia="zh-Hans"/>
          </w:rPr>
          <w:t>未经审查和测试的</w:t>
        </w:r>
      </w:ins>
      <w:r>
        <w:rPr>
          <w:rFonts w:ascii="微软雅黑" w:eastAsia="微软雅黑" w:hAnsi="微软雅黑" w:cs="微软雅黑" w:hint="eastAsia"/>
          <w:sz w:val="24"/>
        </w:rPr>
        <w:t>第三方的用户态数据处理代码，</w:t>
      </w:r>
      <w:r>
        <w:rPr>
          <w:rFonts w:ascii="微软雅黑" w:eastAsia="微软雅黑" w:hAnsi="微软雅黑" w:cs="微软雅黑" w:hint="eastAsia"/>
          <w:sz w:val="24"/>
          <w:lang w:eastAsia="zh-Hans"/>
        </w:rPr>
        <w:t>代码崩溃</w:t>
      </w:r>
      <w:ins w:id="48" w:author="yunwei x" w:date="2022-12-02T00:09:00Z">
        <w:r w:rsidR="00374356">
          <w:rPr>
            <w:rFonts w:ascii="微软雅黑" w:eastAsia="微软雅黑" w:hAnsi="微软雅黑" w:cs="微软雅黑" w:hint="eastAsia"/>
            <w:sz w:val="24"/>
            <w:lang w:eastAsia="zh-Hans"/>
          </w:rPr>
          <w:t>也可能</w:t>
        </w:r>
      </w:ins>
      <w:del w:id="49" w:author="yunwei x" w:date="2022-12-02T00:09:00Z">
        <w:r w:rsidDel="00374356">
          <w:rPr>
            <w:rFonts w:ascii="微软雅黑" w:eastAsia="微软雅黑" w:hAnsi="微软雅黑" w:cs="微软雅黑" w:hint="eastAsia"/>
            <w:sz w:val="24"/>
            <w:lang w:eastAsia="zh-Hans"/>
          </w:rPr>
          <w:delText>会</w:delText>
        </w:r>
      </w:del>
      <w:r>
        <w:rPr>
          <w:rFonts w:ascii="微软雅黑" w:eastAsia="微软雅黑" w:hAnsi="微软雅黑" w:cs="微软雅黑" w:hint="eastAsia"/>
          <w:sz w:val="24"/>
        </w:rPr>
        <w:t>导致整个程序崩溃。</w:t>
      </w:r>
    </w:p>
    <w:p w14:paraId="48BAC64D" w14:textId="77777777" w:rsidR="00483B1C" w:rsidRDefault="00483B1C">
      <w:pPr>
        <w:numPr>
          <w:ilvl w:val="255"/>
          <w:numId w:val="0"/>
        </w:numPr>
        <w:spacing w:beforeLines="50" w:before="156" w:afterLines="50" w:after="156"/>
        <w:rPr>
          <w:rFonts w:ascii="微软雅黑" w:eastAsia="微软雅黑" w:hAnsi="微软雅黑" w:cs="微软雅黑"/>
          <w:sz w:val="24"/>
        </w:rPr>
      </w:pPr>
    </w:p>
    <w:p w14:paraId="40566033" w14:textId="77777777" w:rsidR="00483B1C" w:rsidRDefault="00000000">
      <w:pPr>
        <w:widowControl/>
        <w:numPr>
          <w:ilvl w:val="255"/>
          <w:numId w:val="0"/>
        </w:numPr>
        <w:rPr>
          <w:rFonts w:ascii="微软雅黑" w:eastAsia="微软雅黑" w:hAnsi="微软雅黑" w:cs="微软雅黑"/>
          <w:sz w:val="24"/>
        </w:rPr>
      </w:pPr>
      <w:r>
        <w:rPr>
          <w:rFonts w:ascii="微软雅黑" w:eastAsia="微软雅黑" w:hAnsi="微软雅黑" w:cs="微软雅黑" w:hint="eastAsia"/>
          <w:sz w:val="24"/>
          <w:lang w:eastAsia="zh-Hans"/>
        </w:rPr>
        <w:t>因此，</w:t>
      </w:r>
      <w:r>
        <w:rPr>
          <w:rFonts w:ascii="微软雅黑" w:eastAsia="微软雅黑" w:hAnsi="微软雅黑" w:cs="微软雅黑" w:hint="eastAsia"/>
          <w:color w:val="171A1D"/>
          <w:sz w:val="24"/>
        </w:rPr>
        <w:t>针对上面两个问题，</w:t>
      </w:r>
      <w:r>
        <w:rPr>
          <w:rFonts w:ascii="微软雅黑" w:eastAsia="微软雅黑" w:hAnsi="微软雅黑" w:cs="微软雅黑" w:hint="eastAsia"/>
          <w:sz w:val="24"/>
          <w:lang w:eastAsia="zh-Hans"/>
        </w:rPr>
        <w:t>我们</w:t>
      </w:r>
      <w:r>
        <w:rPr>
          <w:rFonts w:ascii="微软雅黑" w:eastAsia="微软雅黑" w:hAnsi="微软雅黑" w:cs="微软雅黑" w:hint="eastAsia"/>
          <w:sz w:val="24"/>
        </w:rPr>
        <w:t>提出了</w:t>
      </w:r>
      <w:r>
        <w:rPr>
          <w:rFonts w:ascii="微软雅黑" w:eastAsia="微软雅黑" w:hAnsi="微软雅黑" w:cs="微软雅黑"/>
          <w:sz w:val="24"/>
        </w:rPr>
        <w:t>三</w:t>
      </w:r>
      <w:r>
        <w:rPr>
          <w:rFonts w:ascii="微软雅黑" w:eastAsia="微软雅黑" w:hAnsi="微软雅黑" w:cs="微软雅黑" w:hint="eastAsia"/>
          <w:sz w:val="24"/>
          <w:lang w:eastAsia="zh-Hans"/>
        </w:rPr>
        <w:t>种</w:t>
      </w:r>
      <w:r>
        <w:rPr>
          <w:rFonts w:ascii="微软雅黑" w:eastAsia="微软雅黑" w:hAnsi="微软雅黑" w:cs="微软雅黑" w:hint="eastAsia"/>
          <w:sz w:val="24"/>
        </w:rPr>
        <w:t>解决思路</w:t>
      </w:r>
      <w:r>
        <w:rPr>
          <w:rFonts w:ascii="微软雅黑" w:eastAsia="微软雅黑" w:hAnsi="微软雅黑" w:cs="微软雅黑" w:hint="eastAsia"/>
          <w:color w:val="171A1D"/>
          <w:sz w:val="24"/>
        </w:rPr>
        <w:t>：</w:t>
      </w:r>
      <w:r>
        <w:rPr>
          <w:rFonts w:ascii="微软雅黑" w:eastAsia="微软雅黑" w:hAnsi="微软雅黑" w:cs="微软雅黑" w:hint="eastAsia"/>
          <w:sz w:val="24"/>
        </w:rPr>
        <w:t xml:space="preserve"> </w:t>
      </w:r>
    </w:p>
    <w:p w14:paraId="4CB55167" w14:textId="01891A7F" w:rsidR="00483B1C" w:rsidRDefault="00000000">
      <w:pPr>
        <w:numPr>
          <w:ilvl w:val="0"/>
          <w:numId w:val="3"/>
        </w:numPr>
        <w:spacing w:beforeLines="50" w:before="156" w:afterLines="50" w:after="156"/>
        <w:ind w:firstLineChars="200" w:firstLine="480"/>
        <w:rPr>
          <w:rFonts w:ascii="微软雅黑" w:eastAsia="微软雅黑" w:hAnsi="微软雅黑" w:cs="微软雅黑"/>
          <w:sz w:val="24"/>
        </w:rPr>
      </w:pPr>
      <w:r>
        <w:rPr>
          <w:rFonts w:ascii="微软雅黑" w:eastAsia="微软雅黑" w:hAnsi="微软雅黑" w:cs="微软雅黑" w:hint="eastAsia"/>
          <w:sz w:val="24"/>
          <w:lang w:eastAsia="zh-Hans"/>
        </w:rPr>
        <w:t>针对初学者，</w:t>
      </w:r>
      <w:r>
        <w:rPr>
          <w:rFonts w:ascii="微软雅黑" w:eastAsia="微软雅黑" w:hAnsi="微软雅黑" w:cs="微软雅黑" w:hint="eastAsia"/>
          <w:sz w:val="24"/>
        </w:rPr>
        <w:t>只需要编写内核态代码</w:t>
      </w:r>
      <w:r>
        <w:rPr>
          <w:rFonts w:ascii="微软雅黑" w:eastAsia="微软雅黑" w:hAnsi="微软雅黑" w:cs="微软雅黑" w:hint="eastAsia"/>
          <w:sz w:val="24"/>
          <w:lang w:eastAsia="zh-Hans"/>
        </w:rPr>
        <w:t>即可</w:t>
      </w:r>
      <w:r>
        <w:rPr>
          <w:rFonts w:ascii="微软雅黑" w:eastAsia="微软雅黑" w:hAnsi="微软雅黑" w:cs="微软雅黑" w:hint="eastAsia"/>
          <w:sz w:val="24"/>
        </w:rPr>
        <w:t>自动</w:t>
      </w:r>
      <w:ins w:id="50" w:author="yunwei x" w:date="2022-12-02T00:10:00Z">
        <w:r w:rsidR="00374356">
          <w:rPr>
            <w:rFonts w:ascii="微软雅黑" w:eastAsia="微软雅黑" w:hAnsi="微软雅黑" w:cs="微软雅黑" w:hint="eastAsia"/>
            <w:sz w:val="24"/>
          </w:rPr>
          <w:t>采样、自动</w:t>
        </w:r>
      </w:ins>
      <w:r>
        <w:rPr>
          <w:rFonts w:ascii="微软雅黑" w:eastAsia="微软雅黑" w:hAnsi="微软雅黑" w:cs="微软雅黑" w:hint="eastAsia"/>
          <w:sz w:val="24"/>
        </w:rPr>
        <w:t>获取内核态导出的数据，编译后</w:t>
      </w:r>
      <w:r>
        <w:rPr>
          <w:rFonts w:ascii="微软雅黑" w:eastAsia="微软雅黑" w:hAnsi="微软雅黑" w:cs="微软雅黑" w:hint="eastAsia"/>
          <w:sz w:val="24"/>
          <w:lang w:eastAsia="zh-Hans"/>
        </w:rPr>
        <w:t>即可进行</w:t>
      </w:r>
      <w:ins w:id="51" w:author="yunwei x" w:date="2022-12-02T00:10:00Z">
        <w:r w:rsidR="00374356">
          <w:rPr>
            <w:rFonts w:ascii="微软雅黑" w:eastAsia="微软雅黑" w:hAnsi="微软雅黑" w:cs="微软雅黑" w:hint="eastAsia"/>
            <w:sz w:val="24"/>
            <w:lang w:eastAsia="zh-Hans"/>
          </w:rPr>
          <w:t>分发、</w:t>
        </w:r>
      </w:ins>
      <w:r>
        <w:rPr>
          <w:rFonts w:ascii="微软雅黑" w:eastAsia="微软雅黑" w:hAnsi="微软雅黑" w:cs="微软雅黑" w:hint="eastAsia"/>
          <w:sz w:val="24"/>
        </w:rPr>
        <w:t>加载和运行</w:t>
      </w:r>
      <w:r>
        <w:rPr>
          <w:rFonts w:ascii="微软雅黑" w:eastAsia="微软雅黑" w:hAnsi="微软雅黑" w:cs="微软雅黑" w:hint="eastAsia"/>
          <w:sz w:val="24"/>
          <w:lang w:eastAsia="zh-Hans"/>
        </w:rPr>
        <w:t>，</w:t>
      </w:r>
      <w:ins w:id="52" w:author="yunwei x" w:date="2022-12-02T00:10:00Z">
        <w:r w:rsidR="00374356">
          <w:rPr>
            <w:rFonts w:ascii="微软雅黑" w:eastAsia="微软雅黑" w:hAnsi="微软雅黑" w:cs="微软雅黑" w:hint="eastAsia"/>
            <w:sz w:val="24"/>
            <w:lang w:eastAsia="zh-Hans"/>
          </w:rPr>
          <w:t>极大地</w:t>
        </w:r>
      </w:ins>
      <w:r>
        <w:rPr>
          <w:rFonts w:ascii="微软雅黑" w:eastAsia="微软雅黑" w:hAnsi="微软雅黑" w:cs="微软雅黑" w:hint="eastAsia"/>
          <w:sz w:val="24"/>
          <w:lang w:eastAsia="zh-Hans"/>
        </w:rPr>
        <w:t>降低了</w:t>
      </w:r>
      <w:del w:id="53" w:author="yunwei x" w:date="2022-12-02T00:11:00Z">
        <w:r w:rsidDel="00374356">
          <w:rPr>
            <w:rFonts w:ascii="微软雅黑" w:eastAsia="微软雅黑" w:hAnsi="微软雅黑" w:cs="微软雅黑" w:hint="eastAsia"/>
            <w:sz w:val="24"/>
            <w:lang w:eastAsia="zh-Hans"/>
          </w:rPr>
          <w:delText>eBPF</w:delText>
        </w:r>
      </w:del>
      <w:ins w:id="54" w:author="yunwei x" w:date="2022-12-02T00:11:00Z">
        <w:r w:rsidR="00374356" w:rsidRPr="00374356">
          <w:rPr>
            <w:rFonts w:ascii="微软雅黑" w:eastAsia="微软雅黑" w:hAnsi="微软雅黑" w:cs="微软雅黑" w:hint="eastAsia"/>
            <w:sz w:val="24"/>
            <w:lang w:eastAsia="zh-Hans"/>
          </w:rPr>
          <w:t>eBPF</w:t>
        </w:r>
      </w:ins>
      <w:r>
        <w:rPr>
          <w:rFonts w:ascii="微软雅黑" w:eastAsia="微软雅黑" w:hAnsi="微软雅黑" w:cs="微软雅黑" w:hint="eastAsia"/>
          <w:sz w:val="24"/>
        </w:rPr>
        <w:t>的学习成本，提高</w:t>
      </w:r>
      <w:r>
        <w:rPr>
          <w:rFonts w:ascii="微软雅黑" w:eastAsia="微软雅黑" w:hAnsi="微软雅黑" w:cs="微软雅黑" w:hint="eastAsia"/>
          <w:sz w:val="24"/>
          <w:lang w:eastAsia="zh-Hans"/>
        </w:rPr>
        <w:t>了</w:t>
      </w:r>
      <w:r>
        <w:rPr>
          <w:rFonts w:ascii="微软雅黑" w:eastAsia="微软雅黑" w:hAnsi="微软雅黑" w:cs="微软雅黑" w:hint="eastAsia"/>
          <w:sz w:val="24"/>
        </w:rPr>
        <w:t>开发效率。</w:t>
      </w:r>
    </w:p>
    <w:p w14:paraId="6300C431" w14:textId="77777777" w:rsidR="00483B1C" w:rsidRDefault="00000000">
      <w:pPr>
        <w:numPr>
          <w:ilvl w:val="0"/>
          <w:numId w:val="3"/>
        </w:numPr>
        <w:spacing w:beforeLines="50" w:before="156" w:afterLines="50" w:after="156"/>
        <w:ind w:firstLineChars="200" w:firstLine="480"/>
        <w:rPr>
          <w:rFonts w:ascii="微软雅黑" w:eastAsia="微软雅黑" w:hAnsi="微软雅黑" w:cs="微软雅黑"/>
          <w:sz w:val="24"/>
        </w:rPr>
      </w:pPr>
      <w:r>
        <w:rPr>
          <w:rFonts w:ascii="微软雅黑" w:eastAsia="微软雅黑" w:hAnsi="微软雅黑" w:cs="微软雅黑" w:hint="eastAsia"/>
          <w:sz w:val="24"/>
        </w:rPr>
        <w:t xml:space="preserve">基于 </w:t>
      </w:r>
      <w:r>
        <w:rPr>
          <w:rFonts w:ascii="微软雅黑" w:eastAsia="微软雅黑" w:hAnsi="微软雅黑" w:cs="微软雅黑" w:hint="eastAsia"/>
          <w:sz w:val="24"/>
          <w:lang w:eastAsia="zh-Hans"/>
        </w:rPr>
        <w:t>libbpf一次编译处处</w:t>
      </w:r>
      <w:r>
        <w:rPr>
          <w:rFonts w:ascii="微软雅黑" w:eastAsia="微软雅黑" w:hAnsi="微软雅黑" w:cs="微软雅黑" w:hint="eastAsia"/>
          <w:sz w:val="24"/>
        </w:rPr>
        <w:t>运行的特性</w:t>
      </w:r>
      <w:r>
        <w:rPr>
          <w:rFonts w:ascii="微软雅黑" w:eastAsia="微软雅黑" w:hAnsi="微软雅黑" w:cs="微软雅黑" w:hint="eastAsia"/>
          <w:sz w:val="24"/>
          <w:lang w:eastAsia="zh-Hans"/>
        </w:rPr>
        <w:t>，将</w:t>
      </w:r>
      <w:r>
        <w:rPr>
          <w:rFonts w:ascii="微软雅黑" w:eastAsia="微软雅黑" w:hAnsi="微软雅黑" w:cs="微软雅黑" w:hint="eastAsia"/>
          <w:sz w:val="24"/>
        </w:rPr>
        <w:t xml:space="preserve">用户态、内核态的编译和运行的完全分离，通过标准 JSON 或 </w:t>
      </w:r>
      <w:r>
        <w:rPr>
          <w:rFonts w:ascii="微软雅黑" w:eastAsia="微软雅黑" w:hAnsi="微软雅黑" w:cs="微软雅黑" w:hint="eastAsia"/>
          <w:sz w:val="24"/>
          <w:lang w:eastAsia="zh-Hans"/>
        </w:rPr>
        <w:t>WASM</w:t>
      </w:r>
      <w:r>
        <w:rPr>
          <w:rFonts w:ascii="微软雅黑" w:eastAsia="微软雅黑" w:hAnsi="微软雅黑" w:cs="微软雅黑" w:hint="eastAsia"/>
          <w:sz w:val="24"/>
        </w:rPr>
        <w:t>模块的方式进行分发</w:t>
      </w:r>
      <w:r>
        <w:rPr>
          <w:rFonts w:ascii="微软雅黑" w:eastAsia="微软雅黑" w:hAnsi="微软雅黑" w:cs="微软雅黑" w:hint="eastAsia"/>
          <w:sz w:val="24"/>
          <w:lang w:eastAsia="zh-Hans"/>
        </w:rPr>
        <w:t>，无需</w:t>
      </w:r>
      <w:r>
        <w:rPr>
          <w:rFonts w:ascii="微软雅黑" w:eastAsia="微软雅黑" w:hAnsi="微软雅黑" w:cs="微软雅黑" w:hint="eastAsia"/>
          <w:sz w:val="24"/>
        </w:rPr>
        <w:t>进行重新编译</w:t>
      </w:r>
      <w:r>
        <w:rPr>
          <w:rFonts w:ascii="微软雅黑" w:eastAsia="微软雅黑" w:hAnsi="微软雅黑" w:cs="微软雅黑" w:hint="eastAsia"/>
          <w:sz w:val="24"/>
          <w:lang w:eastAsia="zh-Hans"/>
        </w:rPr>
        <w:t>，</w:t>
      </w:r>
      <w:r>
        <w:rPr>
          <w:rFonts w:ascii="微软雅黑" w:eastAsia="微软雅黑" w:hAnsi="微软雅黑" w:cs="微软雅黑" w:hint="eastAsia"/>
          <w:sz w:val="24"/>
        </w:rPr>
        <w:t>应用启动占用资源少，时间短，甚至容器启动更短。</w:t>
      </w:r>
    </w:p>
    <w:p w14:paraId="2F737B98" w14:textId="039CA150" w:rsidR="00483B1C" w:rsidRDefault="00000000">
      <w:pPr>
        <w:numPr>
          <w:ilvl w:val="0"/>
          <w:numId w:val="4"/>
        </w:numPr>
        <w:spacing w:beforeLines="50" w:before="156" w:afterLines="50" w:after="156"/>
        <w:rPr>
          <w:rFonts w:ascii="微软雅黑" w:eastAsia="微软雅黑" w:hAnsi="微软雅黑" w:cs="微软雅黑"/>
          <w:sz w:val="24"/>
        </w:rPr>
      </w:pPr>
      <w:r>
        <w:rPr>
          <w:rFonts w:ascii="微软雅黑" w:eastAsia="微软雅黑" w:hAnsi="微软雅黑" w:cs="微软雅黑" w:hint="eastAsia"/>
          <w:sz w:val="24"/>
        </w:rPr>
        <w:t>Web</w:t>
      </w:r>
      <w:r>
        <w:rPr>
          <w:rFonts w:ascii="微软雅黑" w:eastAsia="微软雅黑" w:hAnsi="微软雅黑" w:cs="微软雅黑" w:hint="eastAsia"/>
          <w:sz w:val="24"/>
          <w:lang w:eastAsia="zh-Hans"/>
        </w:rPr>
        <w:t>A</w:t>
      </w:r>
      <w:r>
        <w:rPr>
          <w:rFonts w:ascii="微软雅黑" w:eastAsia="微软雅黑" w:hAnsi="微软雅黑" w:cs="微软雅黑" w:hint="eastAsia"/>
          <w:sz w:val="24"/>
        </w:rPr>
        <w:t xml:space="preserve">ssembly </w:t>
      </w:r>
      <w:r>
        <w:rPr>
          <w:rFonts w:ascii="微软雅黑" w:eastAsia="微软雅黑" w:hAnsi="微软雅黑" w:cs="微软雅黑" w:hint="eastAsia"/>
          <w:color w:val="171A1D"/>
          <w:szCs w:val="21"/>
          <w:shd w:val="clear" w:color="auto" w:fill="FFFFFF"/>
        </w:rPr>
        <w:t>(缩写 Wasm)</w:t>
      </w:r>
      <w:r>
        <w:rPr>
          <w:rFonts w:ascii="微软雅黑" w:eastAsia="微软雅黑" w:hAnsi="微软雅黑" w:cs="微软雅黑" w:hint="eastAsia"/>
          <w:sz w:val="24"/>
        </w:rPr>
        <w:t xml:space="preserve"> </w:t>
      </w:r>
      <w:r>
        <w:rPr>
          <w:rFonts w:ascii="微软雅黑" w:eastAsia="微软雅黑" w:hAnsi="微软雅黑" w:cs="微软雅黑" w:hint="eastAsia"/>
          <w:color w:val="171A1D"/>
          <w:szCs w:val="21"/>
          <w:shd w:val="clear" w:color="auto" w:fill="FFFFFF"/>
          <w:lang w:eastAsia="zh-Hans"/>
        </w:rPr>
        <w:t>是</w:t>
      </w:r>
      <w:r>
        <w:rPr>
          <w:rFonts w:ascii="微软雅黑" w:eastAsia="微软雅黑" w:hAnsi="微软雅黑" w:cs="微软雅黑" w:hint="eastAsia"/>
          <w:color w:val="171A1D"/>
          <w:szCs w:val="21"/>
          <w:shd w:val="clear" w:color="auto" w:fill="FFFFFF"/>
        </w:rPr>
        <w:t>一种基于堆栈虚拟机的二进制格式</w:t>
      </w:r>
      <w:r>
        <w:rPr>
          <w:rFonts w:ascii="微软雅黑" w:eastAsia="微软雅黑" w:hAnsi="微软雅黑" w:cs="微软雅黑" w:hint="eastAsia"/>
          <w:sz w:val="24"/>
        </w:rPr>
        <w:t>，</w:t>
      </w:r>
      <w:r>
        <w:rPr>
          <w:rFonts w:ascii="微软雅黑" w:eastAsia="微软雅黑" w:hAnsi="微软雅黑" w:cs="微软雅黑" w:hint="eastAsia"/>
          <w:color w:val="171A1D"/>
          <w:szCs w:val="21"/>
          <w:shd w:val="clear" w:color="auto" w:fill="FFFFFF"/>
        </w:rPr>
        <w:t>Wasm</w:t>
      </w:r>
      <w:r>
        <w:rPr>
          <w:rFonts w:ascii="微软雅黑" w:eastAsia="微软雅黑" w:hAnsi="微软雅黑" w:cs="微软雅黑" w:hint="eastAsia"/>
          <w:sz w:val="24"/>
        </w:rPr>
        <w:t>是为了可</w:t>
      </w:r>
      <w:r>
        <w:rPr>
          <w:rFonts w:ascii="微软雅黑" w:eastAsia="微软雅黑" w:hAnsi="微软雅黑" w:cs="微软雅黑" w:hint="eastAsia"/>
          <w:sz w:val="24"/>
          <w:lang w:eastAsia="zh-Hans"/>
        </w:rPr>
        <w:t>移植</w:t>
      </w:r>
      <w:r>
        <w:rPr>
          <w:rFonts w:ascii="微软雅黑" w:eastAsia="微软雅黑" w:hAnsi="微软雅黑" w:cs="微软雅黑" w:hint="eastAsia"/>
          <w:sz w:val="24"/>
        </w:rPr>
        <w:t>的目标而设计。</w:t>
      </w:r>
      <w:r>
        <w:rPr>
          <w:rFonts w:ascii="微软雅黑" w:eastAsia="微软雅黑" w:hAnsi="微软雅黑" w:cs="微软雅黑" w:hint="eastAsia"/>
          <w:color w:val="171A1D"/>
          <w:szCs w:val="21"/>
          <w:shd w:val="clear" w:color="auto" w:fill="FFFFFF"/>
        </w:rPr>
        <w:t>可作为 C/C+/RUST 等高级语言的编译目标，使客户端和服务器应用程序能够在 Web 上部署。到现在为止，</w:t>
      </w:r>
      <w:del w:id="55" w:author="yunwei x" w:date="2022-12-02T00:11:00Z">
        <w:r w:rsidDel="00374356">
          <w:rPr>
            <w:rFonts w:ascii="微软雅黑" w:eastAsia="微软雅黑" w:hAnsi="微软雅黑" w:cs="微软雅黑" w:hint="eastAsia"/>
            <w:color w:val="171A1D"/>
            <w:szCs w:val="21"/>
            <w:shd w:val="clear" w:color="auto" w:fill="FFFFFF"/>
          </w:rPr>
          <w:delText xml:space="preserve">WASM </w:delText>
        </w:r>
      </w:del>
      <w:ins w:id="56" w:author="yunwei x" w:date="2022-12-02T00:11:00Z">
        <w:r w:rsidR="00374356" w:rsidRPr="00374356">
          <w:rPr>
            <w:rFonts w:ascii="微软雅黑" w:eastAsia="微软雅黑" w:hAnsi="微软雅黑" w:cs="微软雅黑" w:hint="eastAsia"/>
            <w:color w:val="171A1D"/>
            <w:szCs w:val="21"/>
            <w:shd w:val="clear" w:color="auto" w:fill="FFFFFF"/>
          </w:rPr>
          <w:t>WASM</w:t>
        </w:r>
      </w:ins>
      <w:r>
        <w:rPr>
          <w:rFonts w:ascii="微软雅黑" w:eastAsia="微软雅黑" w:hAnsi="微软雅黑" w:cs="微软雅黑" w:hint="eastAsia"/>
          <w:color w:val="171A1D"/>
          <w:szCs w:val="21"/>
          <w:shd w:val="clear" w:color="auto" w:fill="FFFFFF"/>
        </w:rPr>
        <w:t>已经发展成为一个轻量级、高性能、跨平台和多语种的软件沙盒环境，被运用于云原生软件组件，可以在非浏览器环境下运行。</w:t>
      </w:r>
      <w:del w:id="57" w:author="yunwei x" w:date="2022-12-02T00:11:00Z">
        <w:r w:rsidDel="00374356">
          <w:rPr>
            <w:rFonts w:ascii="微软雅黑" w:eastAsia="微软雅黑" w:hAnsi="微软雅黑" w:cs="微软雅黑" w:hint="eastAsia"/>
            <w:color w:val="171A1D"/>
            <w:szCs w:val="21"/>
            <w:shd w:val="clear" w:color="auto" w:fill="FFFFFF"/>
          </w:rPr>
          <w:delText xml:space="preserve">wasm </w:delText>
        </w:r>
      </w:del>
      <w:ins w:id="58" w:author="yunwei x" w:date="2022-12-02T00:11:00Z">
        <w:r w:rsidR="00374356" w:rsidRPr="00374356">
          <w:rPr>
            <w:rFonts w:ascii="微软雅黑" w:eastAsia="微软雅黑" w:hAnsi="微软雅黑" w:cs="微软雅黑" w:hint="eastAsia"/>
            <w:color w:val="171A1D"/>
            <w:szCs w:val="21"/>
            <w:shd w:val="clear" w:color="auto" w:fill="FFFFFF"/>
          </w:rPr>
          <w:t>WASM</w:t>
        </w:r>
      </w:ins>
      <w:r>
        <w:rPr>
          <w:rFonts w:ascii="微软雅黑" w:eastAsia="微软雅黑" w:hAnsi="微软雅黑" w:cs="微软雅黑" w:hint="eastAsia"/>
          <w:color w:val="171A1D"/>
          <w:szCs w:val="21"/>
          <w:shd w:val="clear" w:color="auto" w:fill="FFFFFF"/>
        </w:rPr>
        <w:t xml:space="preserve">的设计思路和 </w:t>
      </w:r>
      <w:del w:id="59" w:author="yunwei x" w:date="2022-12-02T00:11:00Z">
        <w:r w:rsidDel="00374356">
          <w:rPr>
            <w:rFonts w:ascii="微软雅黑" w:eastAsia="微软雅黑" w:hAnsi="微软雅黑" w:cs="微软雅黑" w:hint="eastAsia"/>
            <w:color w:val="171A1D"/>
            <w:szCs w:val="21"/>
            <w:shd w:val="clear" w:color="auto" w:fill="FFFFFF"/>
          </w:rPr>
          <w:delText>ebpf</w:delText>
        </w:r>
      </w:del>
      <w:ins w:id="60" w:author="yunwei x" w:date="2022-12-02T00:11:00Z">
        <w:r w:rsidR="00374356" w:rsidRPr="00374356">
          <w:rPr>
            <w:rFonts w:ascii="微软雅黑" w:eastAsia="微软雅黑" w:hAnsi="微软雅黑" w:cs="微软雅黑" w:hint="eastAsia"/>
            <w:color w:val="171A1D"/>
            <w:szCs w:val="21"/>
            <w:shd w:val="clear" w:color="auto" w:fill="FFFFFF"/>
          </w:rPr>
          <w:t>eBPF</w:t>
        </w:r>
      </w:ins>
      <w:r>
        <w:rPr>
          <w:rFonts w:ascii="微软雅黑" w:eastAsia="微软雅黑" w:hAnsi="微软雅黑" w:cs="微软雅黑" w:hint="eastAsia"/>
          <w:color w:val="171A1D"/>
          <w:szCs w:val="21"/>
          <w:shd w:val="clear" w:color="auto" w:fill="FFFFFF"/>
        </w:rPr>
        <w:t xml:space="preserve"> 也有不少相似之</w:t>
      </w:r>
      <w:r>
        <w:rPr>
          <w:rFonts w:ascii="微软雅黑" w:eastAsia="微软雅黑" w:hAnsi="微软雅黑" w:cs="微软雅黑" w:hint="eastAsia"/>
          <w:color w:val="171A1D"/>
          <w:szCs w:val="21"/>
          <w:shd w:val="clear" w:color="auto" w:fill="FFFFFF"/>
        </w:rPr>
        <w:lastRenderedPageBreak/>
        <w:t>处。</w:t>
      </w:r>
      <w:r>
        <w:rPr>
          <w:rFonts w:ascii="微软雅黑" w:eastAsia="微软雅黑" w:hAnsi="微软雅黑" w:cs="微软雅黑" w:hint="eastAsia"/>
          <w:sz w:val="24"/>
        </w:rPr>
        <w:t xml:space="preserve"> </w:t>
      </w:r>
    </w:p>
    <w:p w14:paraId="7C59505B" w14:textId="6D585A5F" w:rsidR="00483B1C" w:rsidRDefault="00000000">
      <w:pPr>
        <w:spacing w:beforeLines="50" w:before="156" w:afterLines="50" w:after="156"/>
        <w:rPr>
          <w:rFonts w:ascii="微软雅黑" w:eastAsia="微软雅黑" w:hAnsi="微软雅黑" w:cs="微软雅黑"/>
          <w:sz w:val="24"/>
        </w:rPr>
      </w:pPr>
      <w:r>
        <w:rPr>
          <w:rFonts w:ascii="微软雅黑" w:eastAsia="微软雅黑" w:hAnsi="微软雅黑" w:cs="微软雅黑"/>
          <w:sz w:val="24"/>
          <w:lang w:eastAsia="zh-Hans"/>
        </w:rPr>
        <w:t>第三，</w:t>
      </w:r>
      <w:r>
        <w:rPr>
          <w:rFonts w:ascii="微软雅黑" w:eastAsia="微软雅黑" w:hAnsi="微软雅黑" w:cs="微软雅黑"/>
          <w:color w:val="171A1D"/>
          <w:szCs w:val="21"/>
          <w:shd w:val="clear" w:color="auto" w:fill="FFFFFF"/>
        </w:rPr>
        <w:t xml:space="preserve">只编写内核态代码的时候，使用 JSON 即可完成分发、加载、打包的过程，对于完整的、需要用户态和内核态进行交互的 </w:t>
      </w:r>
      <w:del w:id="61" w:author="yunwei x" w:date="2022-12-02T00:11:00Z">
        <w:r w:rsidDel="00374356">
          <w:rPr>
            <w:rFonts w:ascii="微软雅黑" w:eastAsia="微软雅黑" w:hAnsi="微软雅黑" w:cs="微软雅黑"/>
            <w:color w:val="171A1D"/>
            <w:szCs w:val="21"/>
            <w:shd w:val="clear" w:color="auto" w:fill="FFFFFF"/>
          </w:rPr>
          <w:delText>ebpf</w:delText>
        </w:r>
      </w:del>
      <w:ins w:id="62" w:author="yunwei x" w:date="2022-12-02T00:11:00Z">
        <w:r w:rsidR="00374356" w:rsidRPr="00374356">
          <w:rPr>
            <w:rFonts w:ascii="微软雅黑" w:eastAsia="微软雅黑" w:hAnsi="微软雅黑" w:cs="微软雅黑"/>
            <w:color w:val="171A1D"/>
            <w:szCs w:val="21"/>
            <w:shd w:val="clear" w:color="auto" w:fill="FFFFFF"/>
          </w:rPr>
          <w:t>eBPF</w:t>
        </w:r>
      </w:ins>
      <w:r>
        <w:rPr>
          <w:rFonts w:ascii="微软雅黑" w:eastAsia="微软雅黑" w:hAnsi="微软雅黑" w:cs="微软雅黑"/>
          <w:color w:val="171A1D"/>
          <w:szCs w:val="21"/>
          <w:shd w:val="clear" w:color="auto" w:fill="FFFFFF"/>
        </w:rPr>
        <w:t xml:space="preserve"> 应用或工具，可以在 </w:t>
      </w:r>
      <w:del w:id="63" w:author="yunwei x" w:date="2022-12-02T00:11:00Z">
        <w:r w:rsidDel="00374356">
          <w:rPr>
            <w:rFonts w:ascii="微软雅黑" w:eastAsia="微软雅黑" w:hAnsi="微软雅黑" w:cs="微软雅黑"/>
            <w:color w:val="171A1D"/>
            <w:szCs w:val="21"/>
            <w:shd w:val="clear" w:color="auto" w:fill="FFFFFF"/>
          </w:rPr>
          <w:delText xml:space="preserve">wasm </w:delText>
        </w:r>
      </w:del>
      <w:ins w:id="64" w:author="yunwei x" w:date="2022-12-02T00:11:00Z">
        <w:r w:rsidR="00374356" w:rsidRPr="00374356">
          <w:rPr>
            <w:rFonts w:ascii="微软雅黑" w:eastAsia="微软雅黑" w:hAnsi="微软雅黑" w:cs="微软雅黑"/>
            <w:color w:val="171A1D"/>
            <w:szCs w:val="21"/>
            <w:shd w:val="clear" w:color="auto" w:fill="FFFFFF"/>
          </w:rPr>
          <w:t>WASM</w:t>
        </w:r>
      </w:ins>
      <w:r>
        <w:rPr>
          <w:rFonts w:ascii="微软雅黑" w:eastAsia="微软雅黑" w:hAnsi="微软雅黑" w:cs="微软雅黑"/>
          <w:color w:val="171A1D"/>
          <w:szCs w:val="21"/>
          <w:shd w:val="clear" w:color="auto" w:fill="FFFFFF"/>
        </w:rPr>
        <w:t xml:space="preserve">中编写复杂的用户态处理程序进行控制和处理，并且将编译好的 </w:t>
      </w:r>
      <w:del w:id="65" w:author="yunwei x" w:date="2022-12-02T00:11:00Z">
        <w:r w:rsidDel="00374356">
          <w:rPr>
            <w:rFonts w:ascii="微软雅黑" w:eastAsia="微软雅黑" w:hAnsi="微软雅黑" w:cs="微软雅黑"/>
            <w:color w:val="171A1D"/>
            <w:szCs w:val="21"/>
            <w:shd w:val="clear" w:color="auto" w:fill="FFFFFF"/>
          </w:rPr>
          <w:delText>ebpf</w:delText>
        </w:r>
      </w:del>
      <w:ins w:id="66" w:author="yunwei x" w:date="2022-12-02T00:11:00Z">
        <w:r w:rsidR="00374356" w:rsidRPr="00374356">
          <w:rPr>
            <w:rFonts w:ascii="微软雅黑" w:eastAsia="微软雅黑" w:hAnsi="微软雅黑" w:cs="微软雅黑"/>
            <w:color w:val="171A1D"/>
            <w:szCs w:val="21"/>
            <w:shd w:val="clear" w:color="auto" w:fill="FFFFFF"/>
          </w:rPr>
          <w:t>eBPF</w:t>
        </w:r>
      </w:ins>
      <w:r>
        <w:rPr>
          <w:rFonts w:ascii="微软雅黑" w:eastAsia="微软雅黑" w:hAnsi="微软雅黑" w:cs="微软雅黑"/>
          <w:color w:val="171A1D"/>
          <w:szCs w:val="21"/>
          <w:shd w:val="clear" w:color="auto" w:fill="FFFFFF"/>
        </w:rPr>
        <w:t xml:space="preserve"> 字节码嵌入在 </w:t>
      </w:r>
      <w:del w:id="67" w:author="yunwei x" w:date="2022-12-02T00:11:00Z">
        <w:r w:rsidDel="00374356">
          <w:rPr>
            <w:rFonts w:ascii="微软雅黑" w:eastAsia="微软雅黑" w:hAnsi="微软雅黑" w:cs="微软雅黑"/>
            <w:color w:val="171A1D"/>
            <w:szCs w:val="21"/>
            <w:shd w:val="clear" w:color="auto" w:fill="FFFFFF"/>
          </w:rPr>
          <w:delText xml:space="preserve">wasm </w:delText>
        </w:r>
      </w:del>
      <w:ins w:id="68" w:author="yunwei x" w:date="2022-12-02T00:11:00Z">
        <w:r w:rsidR="00374356" w:rsidRPr="00374356">
          <w:rPr>
            <w:rFonts w:ascii="微软雅黑" w:eastAsia="微软雅黑" w:hAnsi="微软雅黑" w:cs="微软雅黑"/>
            <w:color w:val="171A1D"/>
            <w:szCs w:val="21"/>
            <w:shd w:val="clear" w:color="auto" w:fill="FFFFFF"/>
          </w:rPr>
          <w:t>WASM</w:t>
        </w:r>
      </w:ins>
      <w:r>
        <w:rPr>
          <w:rFonts w:ascii="微软雅黑" w:eastAsia="微软雅黑" w:hAnsi="微软雅黑" w:cs="微软雅黑"/>
          <w:color w:val="171A1D"/>
          <w:szCs w:val="21"/>
          <w:shd w:val="clear" w:color="auto" w:fill="FFFFFF"/>
        </w:rPr>
        <w:t>模块中一同分发，在目标机器上动态加载运行；</w:t>
      </w:r>
      <w:r>
        <w:rPr>
          <w:rFonts w:ascii="宋体" w:eastAsia="宋体" w:hAnsi="宋体" w:cs="宋体"/>
          <w:sz w:val="24"/>
        </w:rPr>
        <w:t xml:space="preserve"> </w:t>
      </w:r>
    </w:p>
    <w:p w14:paraId="096CA09C" w14:textId="07F830BA" w:rsidR="00483B1C" w:rsidRDefault="00000000">
      <w:pPr>
        <w:widowControl/>
        <w:numPr>
          <w:ilvl w:val="0"/>
          <w:numId w:val="4"/>
        </w:numPr>
        <w:tabs>
          <w:tab w:val="clear" w:pos="420"/>
        </w:tabs>
        <w:spacing w:beforeLines="50" w:before="156" w:afterLines="50" w:after="156"/>
        <w:rPr>
          <w:rFonts w:ascii="微软雅黑" w:eastAsia="微软雅黑" w:hAnsi="微软雅黑" w:cs="微软雅黑"/>
          <w:b/>
          <w:bCs/>
          <w:sz w:val="30"/>
          <w:szCs w:val="30"/>
          <w:lang w:eastAsia="zh-Hans"/>
        </w:rPr>
      </w:pPr>
      <w:r>
        <w:rPr>
          <w:rFonts w:ascii="微软雅黑" w:eastAsia="微软雅黑" w:hAnsi="微软雅黑" w:cs="微软雅黑" w:hint="eastAsia"/>
          <w:color w:val="171A1D"/>
          <w:szCs w:val="21"/>
          <w:shd w:val="clear" w:color="auto" w:fill="FFFFFF"/>
        </w:rPr>
        <w:t>和</w:t>
      </w:r>
      <w:r>
        <w:rPr>
          <w:rFonts w:ascii="微软雅黑" w:eastAsia="微软雅黑" w:hAnsi="微软雅黑" w:cs="微软雅黑"/>
          <w:color w:val="171A1D"/>
          <w:szCs w:val="21"/>
          <w:shd w:val="clear" w:color="auto" w:fill="FFFFFF"/>
        </w:rPr>
        <w:t xml:space="preserve"> </w:t>
      </w:r>
      <w:del w:id="69" w:author="yunwei x" w:date="2022-12-02T00:11:00Z">
        <w:r w:rsidDel="00374356">
          <w:rPr>
            <w:rFonts w:ascii="微软雅黑" w:eastAsia="微软雅黑" w:hAnsi="微软雅黑" w:cs="微软雅黑"/>
            <w:color w:val="171A1D"/>
            <w:szCs w:val="21"/>
            <w:shd w:val="clear" w:color="auto" w:fill="FFFFFF"/>
          </w:rPr>
          <w:delText xml:space="preserve">WASM </w:delText>
        </w:r>
      </w:del>
      <w:ins w:id="70" w:author="yunwei x" w:date="2022-12-02T00:11:00Z">
        <w:r w:rsidR="00374356" w:rsidRPr="00374356">
          <w:rPr>
            <w:rFonts w:ascii="微软雅黑" w:eastAsia="微软雅黑" w:hAnsi="微软雅黑" w:cs="微软雅黑"/>
            <w:color w:val="171A1D"/>
            <w:szCs w:val="21"/>
            <w:shd w:val="clear" w:color="auto" w:fill="FFFFFF"/>
          </w:rPr>
          <w:t>WASM</w:t>
        </w:r>
      </w:ins>
      <w:r>
        <w:rPr>
          <w:rFonts w:ascii="微软雅黑" w:eastAsia="微软雅黑" w:hAnsi="微软雅黑" w:cs="微软雅黑"/>
          <w:color w:val="171A1D"/>
          <w:szCs w:val="21"/>
          <w:shd w:val="clear" w:color="auto" w:fill="FFFFFF"/>
        </w:rPr>
        <w:t xml:space="preserve">生态项结合可以给 </w:t>
      </w:r>
      <w:del w:id="71" w:author="yunwei x" w:date="2022-12-02T00:11:00Z">
        <w:r w:rsidDel="00374356">
          <w:rPr>
            <w:rFonts w:ascii="微软雅黑" w:eastAsia="微软雅黑" w:hAnsi="微软雅黑" w:cs="微软雅黑"/>
            <w:color w:val="171A1D"/>
            <w:szCs w:val="21"/>
            <w:shd w:val="clear" w:color="auto" w:fill="FFFFFF"/>
          </w:rPr>
          <w:delText>eBPF</w:delText>
        </w:r>
      </w:del>
      <w:ins w:id="72" w:author="yunwei x" w:date="2022-12-02T00:11:00Z">
        <w:r w:rsidR="00374356" w:rsidRPr="00374356">
          <w:rPr>
            <w:rFonts w:ascii="微软雅黑" w:eastAsia="微软雅黑" w:hAnsi="微软雅黑" w:cs="微软雅黑"/>
            <w:color w:val="171A1D"/>
            <w:szCs w:val="21"/>
            <w:shd w:val="clear" w:color="auto" w:fill="FFFFFF"/>
          </w:rPr>
          <w:t>eBPF</w:t>
        </w:r>
      </w:ins>
      <w:r>
        <w:rPr>
          <w:rFonts w:ascii="微软雅黑" w:eastAsia="微软雅黑" w:hAnsi="微软雅黑" w:cs="微软雅黑"/>
          <w:color w:val="171A1D"/>
          <w:szCs w:val="21"/>
          <w:shd w:val="clear" w:color="auto" w:fill="FFFFFF"/>
        </w:rPr>
        <w:t xml:space="preserve"> 程序带来许多特性，同时和 </w:t>
      </w:r>
      <w:del w:id="73" w:author="yunwei x" w:date="2022-12-02T00:11:00Z">
        <w:r w:rsidDel="00374356">
          <w:rPr>
            <w:rFonts w:ascii="微软雅黑" w:eastAsia="微软雅黑" w:hAnsi="微软雅黑" w:cs="微软雅黑"/>
            <w:color w:val="171A1D"/>
            <w:szCs w:val="21"/>
            <w:shd w:val="clear" w:color="auto" w:fill="FFFFFF"/>
          </w:rPr>
          <w:delText>eBPF</w:delText>
        </w:r>
      </w:del>
      <w:ins w:id="74" w:author="yunwei x" w:date="2022-12-02T00:11:00Z">
        <w:r w:rsidR="00374356" w:rsidRPr="00374356">
          <w:rPr>
            <w:rFonts w:ascii="微软雅黑" w:eastAsia="微软雅黑" w:hAnsi="微软雅黑" w:cs="微软雅黑"/>
            <w:color w:val="171A1D"/>
            <w:szCs w:val="21"/>
            <w:shd w:val="clear" w:color="auto" w:fill="FFFFFF"/>
          </w:rPr>
          <w:t>eBPF</w:t>
        </w:r>
      </w:ins>
      <w:r>
        <w:rPr>
          <w:rFonts w:ascii="微软雅黑" w:eastAsia="微软雅黑" w:hAnsi="微软雅黑" w:cs="微软雅黑"/>
          <w:color w:val="171A1D"/>
          <w:szCs w:val="21"/>
          <w:shd w:val="clear" w:color="auto" w:fill="FFFFFF"/>
        </w:rPr>
        <w:t xml:space="preserve"> 程序原本的设计思路也不谋而合，比如可移植、隔离性、安全性，它也是一个跨语言、轻量级的运行环境等等；同时也可以借助 </w:t>
      </w:r>
      <w:del w:id="75" w:author="yunwei x" w:date="2022-12-02T00:11:00Z">
        <w:r w:rsidDel="00374356">
          <w:rPr>
            <w:rFonts w:ascii="微软雅黑" w:eastAsia="微软雅黑" w:hAnsi="微软雅黑" w:cs="微软雅黑"/>
            <w:color w:val="171A1D"/>
            <w:szCs w:val="21"/>
            <w:shd w:val="clear" w:color="auto" w:fill="FFFFFF"/>
          </w:rPr>
          <w:delText xml:space="preserve">wasm </w:delText>
        </w:r>
      </w:del>
      <w:ins w:id="76" w:author="yunwei x" w:date="2022-12-02T00:11:00Z">
        <w:r w:rsidR="00374356" w:rsidRPr="00374356">
          <w:rPr>
            <w:rFonts w:ascii="微软雅黑" w:eastAsia="微软雅黑" w:hAnsi="微软雅黑" w:cs="微软雅黑"/>
            <w:color w:val="171A1D"/>
            <w:szCs w:val="21"/>
            <w:shd w:val="clear" w:color="auto" w:fill="FFFFFF"/>
          </w:rPr>
          <w:t>WASM</w:t>
        </w:r>
      </w:ins>
      <w:r>
        <w:rPr>
          <w:rFonts w:ascii="微软雅黑" w:eastAsia="微软雅黑" w:hAnsi="微软雅黑" w:cs="微软雅黑"/>
          <w:color w:val="171A1D"/>
          <w:szCs w:val="21"/>
          <w:shd w:val="clear" w:color="auto" w:fill="FFFFFF"/>
        </w:rPr>
        <w:t xml:space="preserve">的相关工具完成 </w:t>
      </w:r>
      <w:del w:id="77" w:author="yunwei x" w:date="2022-12-02T00:11:00Z">
        <w:r w:rsidDel="00374356">
          <w:rPr>
            <w:rFonts w:ascii="微软雅黑" w:eastAsia="微软雅黑" w:hAnsi="微软雅黑" w:cs="微软雅黑"/>
            <w:color w:val="171A1D"/>
            <w:szCs w:val="21"/>
            <w:shd w:val="clear" w:color="auto" w:fill="FFFFFF"/>
          </w:rPr>
          <w:delText>ebpf</w:delText>
        </w:r>
      </w:del>
      <w:ins w:id="78" w:author="yunwei x" w:date="2022-12-02T00:11:00Z">
        <w:r w:rsidR="00374356" w:rsidRPr="00374356">
          <w:rPr>
            <w:rFonts w:ascii="微软雅黑" w:eastAsia="微软雅黑" w:hAnsi="微软雅黑" w:cs="微软雅黑"/>
            <w:color w:val="171A1D"/>
            <w:szCs w:val="21"/>
            <w:shd w:val="clear" w:color="auto" w:fill="FFFFFF"/>
          </w:rPr>
          <w:t>eBPF</w:t>
        </w:r>
      </w:ins>
      <w:r>
        <w:rPr>
          <w:rFonts w:ascii="微软雅黑" w:eastAsia="微软雅黑" w:hAnsi="微软雅黑" w:cs="微软雅黑"/>
          <w:color w:val="171A1D"/>
          <w:szCs w:val="21"/>
          <w:shd w:val="clear" w:color="auto" w:fill="FFFFFF"/>
        </w:rPr>
        <w:t xml:space="preserve"> 程序的 OCI 镜像的存储和分发，最近 docker 官方也推出了一个基于 </w:t>
      </w:r>
      <w:del w:id="79" w:author="yunwei x" w:date="2022-12-02T00:11:00Z">
        <w:r w:rsidDel="00374356">
          <w:rPr>
            <w:rFonts w:ascii="微软雅黑" w:eastAsia="微软雅黑" w:hAnsi="微软雅黑" w:cs="微软雅黑"/>
            <w:color w:val="171A1D"/>
            <w:szCs w:val="21"/>
            <w:shd w:val="clear" w:color="auto" w:fill="FFFFFF"/>
          </w:rPr>
          <w:delText xml:space="preserve">wasm </w:delText>
        </w:r>
      </w:del>
      <w:ins w:id="80" w:author="yunwei x" w:date="2022-12-02T00:11:00Z">
        <w:r w:rsidR="00374356" w:rsidRPr="00374356">
          <w:rPr>
            <w:rFonts w:ascii="微软雅黑" w:eastAsia="微软雅黑" w:hAnsi="微软雅黑" w:cs="微软雅黑"/>
            <w:color w:val="171A1D"/>
            <w:szCs w:val="21"/>
            <w:shd w:val="clear" w:color="auto" w:fill="FFFFFF"/>
          </w:rPr>
          <w:t>WASM</w:t>
        </w:r>
      </w:ins>
      <w:r>
        <w:rPr>
          <w:rFonts w:ascii="微软雅黑" w:eastAsia="微软雅黑" w:hAnsi="微软雅黑" w:cs="微软雅黑"/>
          <w:color w:val="171A1D"/>
          <w:szCs w:val="21"/>
          <w:shd w:val="clear" w:color="auto" w:fill="FFFFFF"/>
        </w:rPr>
        <w:t>的分发</w:t>
      </w:r>
      <w:ins w:id="81" w:author="yunwei x" w:date="2022-12-02T00:11:00Z">
        <w:r w:rsidR="00374356">
          <w:rPr>
            <w:rFonts w:ascii="微软雅黑" w:eastAsia="微软雅黑" w:hAnsi="微软雅黑" w:cs="微软雅黑" w:hint="eastAsia"/>
            <w:color w:val="171A1D"/>
            <w:szCs w:val="21"/>
            <w:shd w:val="clear" w:color="auto" w:fill="FFFFFF"/>
          </w:rPr>
          <w:t>和运行</w:t>
        </w:r>
      </w:ins>
      <w:r>
        <w:rPr>
          <w:rFonts w:ascii="微软雅黑" w:eastAsia="微软雅黑" w:hAnsi="微软雅黑" w:cs="微软雅黑"/>
          <w:color w:val="171A1D"/>
          <w:szCs w:val="21"/>
          <w:shd w:val="clear" w:color="auto" w:fill="FFFFFF"/>
        </w:rPr>
        <w:t xml:space="preserve">工具。 </w:t>
      </w:r>
    </w:p>
    <w:p w14:paraId="275A235E" w14:textId="54497355" w:rsidR="00483B1C" w:rsidRDefault="00000000">
      <w:pPr>
        <w:spacing w:beforeLines="50" w:before="156" w:afterLines="50" w:after="156"/>
        <w:rPr>
          <w:rFonts w:ascii="微软雅黑" w:eastAsia="微软雅黑" w:hAnsi="微软雅黑" w:cs="微软雅黑"/>
          <w:b/>
          <w:bCs/>
          <w:sz w:val="30"/>
          <w:szCs w:val="30"/>
          <w:lang w:eastAsia="zh-Hans"/>
        </w:rPr>
      </w:pPr>
      <w:r>
        <w:rPr>
          <w:rFonts w:ascii="微软雅黑" w:eastAsia="微软雅黑" w:hAnsi="微软雅黑" w:cs="微软雅黑"/>
          <w:color w:val="171A1D"/>
          <w:szCs w:val="21"/>
          <w:shd w:val="clear" w:color="auto" w:fill="FFFFFF"/>
        </w:rPr>
        <w:t>以上三部分就是 eunomia-bpf 的核心特性。接着</w:t>
      </w:r>
      <w:ins w:id="82" w:author="yunwei x" w:date="2022-12-02T00:11:00Z">
        <w:r w:rsidR="00374356">
          <w:rPr>
            <w:rFonts w:ascii="微软雅黑" w:eastAsia="微软雅黑" w:hAnsi="微软雅黑" w:cs="微软雅黑" w:hint="eastAsia"/>
            <w:color w:val="171A1D"/>
            <w:szCs w:val="21"/>
            <w:shd w:val="clear" w:color="auto" w:fill="FFFFFF"/>
          </w:rPr>
          <w:t>我们</w:t>
        </w:r>
      </w:ins>
      <w:r>
        <w:rPr>
          <w:rFonts w:ascii="微软雅黑" w:eastAsia="微软雅黑" w:hAnsi="微软雅黑" w:cs="微软雅黑"/>
          <w:color w:val="171A1D"/>
          <w:szCs w:val="21"/>
          <w:shd w:val="clear" w:color="auto" w:fill="FFFFFF"/>
        </w:rPr>
        <w:t>和大家一起来看一些示例。</w:t>
      </w:r>
    </w:p>
    <w:p w14:paraId="480B8472" w14:textId="77777777" w:rsidR="00483B1C" w:rsidRDefault="00000000">
      <w:pPr>
        <w:spacing w:beforeLines="50" w:before="156" w:afterLines="50" w:after="156"/>
        <w:rPr>
          <w:rFonts w:ascii="微软雅黑" w:eastAsia="微软雅黑" w:hAnsi="微软雅黑" w:cs="微软雅黑"/>
          <w:b/>
          <w:bCs/>
          <w:sz w:val="30"/>
          <w:szCs w:val="30"/>
          <w:lang w:eastAsia="zh-Hans"/>
        </w:rPr>
      </w:pPr>
      <w:r>
        <w:rPr>
          <w:rFonts w:ascii="微软雅黑" w:eastAsia="微软雅黑" w:hAnsi="微软雅黑" w:cs="微软雅黑" w:hint="eastAsia"/>
          <w:b/>
          <w:bCs/>
          <w:sz w:val="30"/>
          <w:szCs w:val="30"/>
          <w:lang w:eastAsia="zh-Hans"/>
        </w:rPr>
        <w:t>二、示例</w:t>
      </w:r>
    </w:p>
    <w:p w14:paraId="7CE4E533" w14:textId="0D67ADFE" w:rsidR="00483B1C" w:rsidRDefault="00000000">
      <w:pPr>
        <w:spacing w:beforeLines="50" w:before="156" w:afterLines="50" w:after="156"/>
        <w:ind w:firstLineChars="200" w:firstLine="420"/>
        <w:rPr>
          <w:rFonts w:ascii="微软雅黑" w:eastAsia="微软雅黑" w:hAnsi="微软雅黑" w:cs="微软雅黑"/>
          <w:sz w:val="24"/>
        </w:rPr>
      </w:pPr>
      <w:r>
        <w:rPr>
          <w:rFonts w:ascii="微软雅黑" w:eastAsia="微软雅黑" w:hAnsi="微软雅黑" w:cs="微软雅黑" w:hint="eastAsia"/>
          <w:color w:val="171A1D"/>
          <w:szCs w:val="21"/>
          <w:shd w:val="clear" w:color="auto" w:fill="FFFFFF"/>
        </w:rPr>
        <w:t>eunomia-bpf</w:t>
      </w:r>
      <w:r>
        <w:rPr>
          <w:rFonts w:ascii="微软雅黑" w:eastAsia="微软雅黑" w:hAnsi="微软雅黑" w:cs="微软雅黑" w:hint="eastAsia"/>
          <w:sz w:val="24"/>
        </w:rPr>
        <w:t xml:space="preserve"> </w:t>
      </w:r>
      <w:r>
        <w:rPr>
          <w:rFonts w:ascii="微软雅黑" w:eastAsia="微软雅黑" w:hAnsi="微软雅黑" w:cs="微软雅黑" w:hint="eastAsia"/>
          <w:sz w:val="24"/>
          <w:lang w:eastAsia="zh-Hans"/>
        </w:rPr>
        <w:t>并不是一个</w:t>
      </w:r>
      <w:r>
        <w:rPr>
          <w:rFonts w:ascii="微软雅黑" w:eastAsia="微软雅黑" w:hAnsi="微软雅黑" w:cs="微软雅黑" w:hint="eastAsia"/>
          <w:sz w:val="24"/>
        </w:rPr>
        <w:t>完整的系统，</w:t>
      </w:r>
      <w:r>
        <w:rPr>
          <w:rFonts w:ascii="微软雅黑" w:eastAsia="微软雅黑" w:hAnsi="微软雅黑" w:cs="微软雅黑" w:hint="eastAsia"/>
          <w:sz w:val="24"/>
          <w:lang w:eastAsia="zh-Hans"/>
        </w:rPr>
        <w:t>而是</w:t>
      </w:r>
      <w:r>
        <w:rPr>
          <w:rFonts w:ascii="微软雅黑" w:eastAsia="微软雅黑" w:hAnsi="微软雅黑" w:cs="微软雅黑" w:hint="eastAsia"/>
          <w:sz w:val="24"/>
        </w:rPr>
        <w:t>类似于开发库和开发框架</w:t>
      </w:r>
      <w:r>
        <w:rPr>
          <w:rFonts w:ascii="微软雅黑" w:eastAsia="微软雅黑" w:hAnsi="微软雅黑" w:cs="微软雅黑" w:hint="eastAsia"/>
          <w:sz w:val="24"/>
          <w:lang w:eastAsia="zh-Hans"/>
        </w:rPr>
        <w:t>，</w:t>
      </w:r>
      <w:r>
        <w:rPr>
          <w:rFonts w:ascii="微软雅黑" w:eastAsia="微软雅黑" w:hAnsi="微软雅黑" w:cs="微软雅黑" w:hint="eastAsia"/>
          <w:sz w:val="24"/>
        </w:rPr>
        <w:t>可以很轻松地嵌入</w:t>
      </w:r>
      <w:r>
        <w:rPr>
          <w:rFonts w:ascii="微软雅黑" w:eastAsia="微软雅黑" w:hAnsi="微软雅黑" w:cs="微软雅黑" w:hint="eastAsia"/>
          <w:sz w:val="24"/>
          <w:lang w:eastAsia="zh-Hans"/>
        </w:rPr>
        <w:t>cool</w:t>
      </w:r>
      <w:r>
        <w:rPr>
          <w:rFonts w:ascii="微软雅黑" w:eastAsia="微软雅黑" w:hAnsi="微软雅黑" w:cs="微软雅黑" w:hint="eastAsia"/>
          <w:sz w:val="24"/>
        </w:rPr>
        <w:t xml:space="preserve">bpf </w:t>
      </w:r>
      <w:ins w:id="83" w:author="yunwei x" w:date="2022-12-02T00:11:00Z">
        <w:r w:rsidR="00374356">
          <w:rPr>
            <w:rFonts w:ascii="微软雅黑" w:eastAsia="微软雅黑" w:hAnsi="微软雅黑" w:cs="微软雅黑" w:hint="eastAsia"/>
            <w:sz w:val="24"/>
          </w:rPr>
          <w:t>这样的大型</w:t>
        </w:r>
      </w:ins>
      <w:r>
        <w:rPr>
          <w:rFonts w:ascii="微软雅黑" w:eastAsia="微软雅黑" w:hAnsi="微软雅黑" w:cs="微软雅黑" w:hint="eastAsia"/>
          <w:sz w:val="24"/>
        </w:rPr>
        <w:t>工具链里，</w:t>
      </w:r>
      <w:del w:id="84" w:author="yunwei x" w:date="2022-12-02T00:12:00Z">
        <w:r w:rsidDel="00FD6DAE">
          <w:rPr>
            <w:rFonts w:ascii="微软雅黑" w:eastAsia="微软雅黑" w:hAnsi="微软雅黑" w:cs="微软雅黑" w:hint="eastAsia"/>
            <w:sz w:val="24"/>
          </w:rPr>
          <w:delText>也可以作为开发库或开发框架嵌入</w:delText>
        </w:r>
        <w:r w:rsidDel="00FD6DAE">
          <w:rPr>
            <w:rFonts w:ascii="微软雅黑" w:eastAsia="微软雅黑" w:hAnsi="微软雅黑" w:cs="微软雅黑" w:hint="eastAsia"/>
            <w:sz w:val="24"/>
            <w:lang w:eastAsia="zh-Hans"/>
          </w:rPr>
          <w:delText>其他程序</w:delText>
        </w:r>
      </w:del>
      <w:ins w:id="85" w:author="yunwei x" w:date="2022-12-02T00:12:00Z">
        <w:r w:rsidR="00FD6DAE">
          <w:rPr>
            <w:rFonts w:ascii="微软雅黑" w:eastAsia="微软雅黑" w:hAnsi="微软雅黑" w:cs="微软雅黑" w:hint="eastAsia"/>
            <w:sz w:val="24"/>
          </w:rPr>
          <w:t>或作为运行时库嵌入到任何需要使用 eBPF</w:t>
        </w:r>
        <w:r w:rsidR="00FD6DAE">
          <w:rPr>
            <w:rFonts w:ascii="微软雅黑" w:eastAsia="微软雅黑" w:hAnsi="微软雅黑" w:cs="微软雅黑"/>
            <w:sz w:val="24"/>
          </w:rPr>
          <w:t xml:space="preserve"> </w:t>
        </w:r>
        <w:r w:rsidR="00FD6DAE">
          <w:rPr>
            <w:rFonts w:ascii="微软雅黑" w:eastAsia="微软雅黑" w:hAnsi="微软雅黑" w:cs="微软雅黑" w:hint="eastAsia"/>
            <w:sz w:val="24"/>
          </w:rPr>
          <w:t>作为插件的的地方</w:t>
        </w:r>
      </w:ins>
      <w:r>
        <w:rPr>
          <w:rFonts w:ascii="微软雅黑" w:eastAsia="微软雅黑" w:hAnsi="微软雅黑" w:cs="微软雅黑" w:hint="eastAsia"/>
          <w:sz w:val="24"/>
        </w:rPr>
        <w:t>。</w:t>
      </w:r>
    </w:p>
    <w:p w14:paraId="7439C2EB" w14:textId="77777777" w:rsidR="00483B1C" w:rsidRDefault="00000000">
      <w:pPr>
        <w:spacing w:beforeLines="50" w:before="156" w:afterLines="50" w:after="156"/>
        <w:rPr>
          <w:rFonts w:ascii="微软雅黑" w:eastAsia="微软雅黑" w:hAnsi="微软雅黑" w:cs="微软雅黑"/>
          <w:sz w:val="24"/>
        </w:rPr>
      </w:pPr>
      <w:r>
        <w:rPr>
          <w:rFonts w:ascii="微软雅黑" w:eastAsia="微软雅黑" w:hAnsi="微软雅黑" w:cs="微软雅黑" w:hint="eastAsia"/>
          <w:noProof/>
          <w:sz w:val="24"/>
        </w:rPr>
        <w:lastRenderedPageBreak/>
        <w:drawing>
          <wp:inline distT="0" distB="0" distL="114300" distR="114300" wp14:anchorId="68141EFE" wp14:editId="66F5E730">
            <wp:extent cx="5273675" cy="3028950"/>
            <wp:effectExtent l="0" t="0" r="9525" b="19050"/>
            <wp:docPr id="2" name="图片 2" descr="屏幕快照 2022-11-10 下午10.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22-11-10 下午10.32.46"/>
                    <pic:cNvPicPr>
                      <a:picLocks noChangeAspect="1"/>
                    </pic:cNvPicPr>
                  </pic:nvPicPr>
                  <pic:blipFill>
                    <a:blip r:embed="rId8"/>
                    <a:stretch>
                      <a:fillRect/>
                    </a:stretch>
                  </pic:blipFill>
                  <pic:spPr>
                    <a:xfrm>
                      <a:off x="0" y="0"/>
                      <a:ext cx="5273675" cy="3028950"/>
                    </a:xfrm>
                    <a:prstGeom prst="rect">
                      <a:avLst/>
                    </a:prstGeom>
                  </pic:spPr>
                </pic:pic>
              </a:graphicData>
            </a:graphic>
          </wp:inline>
        </w:drawing>
      </w:r>
    </w:p>
    <w:p w14:paraId="66F7B910" w14:textId="2D5BE58F" w:rsidR="00483B1C" w:rsidRDefault="00000000">
      <w:pPr>
        <w:spacing w:beforeLines="50" w:before="156" w:afterLines="50" w:after="156"/>
        <w:ind w:firstLineChars="200" w:firstLine="480"/>
        <w:rPr>
          <w:rFonts w:ascii="微软雅黑" w:eastAsia="微软雅黑" w:hAnsi="微软雅黑" w:cs="微软雅黑"/>
          <w:sz w:val="24"/>
        </w:rPr>
      </w:pPr>
      <w:r>
        <w:rPr>
          <w:rFonts w:ascii="微软雅黑" w:eastAsia="微软雅黑" w:hAnsi="微软雅黑" w:cs="微软雅黑" w:hint="eastAsia"/>
          <w:sz w:val="24"/>
        </w:rPr>
        <w:t xml:space="preserve">可以通过一行命令从网页端直接下载预编译好的 </w:t>
      </w:r>
      <w:del w:id="86" w:author="yunwei x" w:date="2022-12-02T00:11:00Z">
        <w:r w:rsidDel="00374356">
          <w:rPr>
            <w:rFonts w:ascii="微软雅黑" w:eastAsia="微软雅黑" w:hAnsi="微软雅黑" w:cs="微软雅黑" w:hint="eastAsia"/>
            <w:sz w:val="24"/>
          </w:rPr>
          <w:delText>eBPF</w:delText>
        </w:r>
      </w:del>
      <w:ins w:id="87" w:author="yunwei x" w:date="2022-12-02T00:11:00Z">
        <w:r w:rsidR="00374356" w:rsidRPr="00374356">
          <w:rPr>
            <w:rFonts w:ascii="微软雅黑" w:eastAsia="微软雅黑" w:hAnsi="微软雅黑" w:cs="微软雅黑" w:hint="eastAsia"/>
            <w:sz w:val="24"/>
          </w:rPr>
          <w:t>eBPF</w:t>
        </w:r>
      </w:ins>
      <w:r>
        <w:rPr>
          <w:rFonts w:ascii="微软雅黑" w:eastAsia="微软雅黑" w:hAnsi="微软雅黑" w:cs="微软雅黑" w:hint="eastAsia"/>
          <w:sz w:val="24"/>
        </w:rPr>
        <w:t xml:space="preserve">程序运行。使用 WebAssembly </w:t>
      </w:r>
      <w:ins w:id="88" w:author="yunwei x" w:date="2022-12-02T00:12:00Z">
        <w:r w:rsidR="00FD6DAE">
          <w:rPr>
            <w:rFonts w:ascii="微软雅黑" w:eastAsia="微软雅黑" w:hAnsi="微软雅黑" w:cs="微软雅黑" w:hint="eastAsia"/>
            <w:sz w:val="24"/>
          </w:rPr>
          <w:t>模块</w:t>
        </w:r>
      </w:ins>
      <w:r>
        <w:rPr>
          <w:rFonts w:ascii="微软雅黑" w:eastAsia="微软雅黑" w:hAnsi="微软雅黑" w:cs="微软雅黑" w:hint="eastAsia"/>
          <w:sz w:val="24"/>
        </w:rPr>
        <w:t>或</w:t>
      </w:r>
      <w:r>
        <w:rPr>
          <w:rFonts w:ascii="微软雅黑" w:eastAsia="微软雅黑" w:hAnsi="微软雅黑" w:cs="微软雅黑" w:hint="eastAsia"/>
          <w:sz w:val="24"/>
          <w:lang w:eastAsia="zh-Hans"/>
        </w:rPr>
        <w:t>JSON</w:t>
      </w:r>
      <w:ins w:id="89" w:author="yunwei x" w:date="2022-12-02T00:12:00Z">
        <w:r w:rsidR="00FD6DAE">
          <w:rPr>
            <w:rFonts w:ascii="微软雅黑" w:eastAsia="微软雅黑" w:hAnsi="微软雅黑" w:cs="微软雅黑" w:hint="eastAsia"/>
            <w:sz w:val="24"/>
            <w:lang w:eastAsia="zh-Hans"/>
          </w:rPr>
          <w:t>配置文件</w:t>
        </w:r>
      </w:ins>
      <w:del w:id="90" w:author="yunwei x" w:date="2022-12-02T00:12:00Z">
        <w:r w:rsidDel="00FD6DAE">
          <w:rPr>
            <w:rFonts w:ascii="微软雅黑" w:eastAsia="微软雅黑" w:hAnsi="微软雅黑" w:cs="微软雅黑" w:hint="eastAsia"/>
            <w:sz w:val="24"/>
          </w:rPr>
          <w:delText>模块</w:delText>
        </w:r>
      </w:del>
      <w:r>
        <w:rPr>
          <w:rFonts w:ascii="微软雅黑" w:eastAsia="微软雅黑" w:hAnsi="微软雅黑" w:cs="微软雅黑" w:hint="eastAsia"/>
          <w:sz w:val="24"/>
        </w:rPr>
        <w:t>的方式进行分发，部署时</w:t>
      </w:r>
      <w:r>
        <w:rPr>
          <w:rFonts w:ascii="微软雅黑" w:eastAsia="微软雅黑" w:hAnsi="微软雅黑" w:cs="微软雅黑" w:hint="eastAsia"/>
          <w:sz w:val="24"/>
          <w:lang w:eastAsia="zh-Hans"/>
        </w:rPr>
        <w:t>无需</w:t>
      </w:r>
      <w:r>
        <w:rPr>
          <w:rFonts w:ascii="微软雅黑" w:eastAsia="微软雅黑" w:hAnsi="微软雅黑" w:cs="微软雅黑" w:hint="eastAsia"/>
          <w:sz w:val="24"/>
        </w:rPr>
        <w:t>重新编译，启动速度</w:t>
      </w:r>
      <w:ins w:id="91" w:author="yunwei x" w:date="2022-12-02T00:13:00Z">
        <w:r w:rsidR="00FD6DAE">
          <w:rPr>
            <w:rFonts w:ascii="微软雅黑" w:eastAsia="微软雅黑" w:hAnsi="微软雅黑" w:cs="微软雅黑" w:hint="eastAsia"/>
            <w:sz w:val="24"/>
          </w:rPr>
          <w:t>相比 BCC能提升一到二个数量级</w:t>
        </w:r>
      </w:ins>
      <w:del w:id="92" w:author="yunwei x" w:date="2022-12-02T00:13:00Z">
        <w:r w:rsidDel="00FD6DAE">
          <w:rPr>
            <w:rFonts w:ascii="微软雅黑" w:eastAsia="微软雅黑" w:hAnsi="微软雅黑" w:cs="微软雅黑" w:hint="eastAsia"/>
            <w:sz w:val="24"/>
          </w:rPr>
          <w:delText>很快</w:delText>
        </w:r>
      </w:del>
      <w:r>
        <w:rPr>
          <w:rFonts w:ascii="微软雅黑" w:eastAsia="微软雅黑" w:hAnsi="微软雅黑" w:cs="微软雅黑" w:hint="eastAsia"/>
          <w:sz w:val="24"/>
        </w:rPr>
        <w:t>。</w:t>
      </w:r>
    </w:p>
    <w:p w14:paraId="48839937" w14:textId="194B76BA" w:rsidR="00483B1C" w:rsidDel="00FD6DAE" w:rsidRDefault="00000000" w:rsidP="00FD6DAE">
      <w:pPr>
        <w:spacing w:beforeLines="50" w:before="156" w:afterLines="50" w:after="156"/>
        <w:ind w:firstLineChars="200" w:firstLine="480"/>
        <w:rPr>
          <w:del w:id="93" w:author="yunwei x" w:date="2022-12-02T00:14:00Z"/>
          <w:rFonts w:ascii="微软雅黑" w:eastAsia="微软雅黑" w:hAnsi="微软雅黑" w:cs="微软雅黑" w:hint="eastAsia"/>
          <w:sz w:val="24"/>
        </w:rPr>
      </w:pPr>
      <w:r>
        <w:rPr>
          <w:rFonts w:ascii="微软雅黑" w:eastAsia="微软雅黑" w:hAnsi="微软雅黑" w:cs="微软雅黑" w:hint="eastAsia"/>
          <w:sz w:val="24"/>
          <w:lang w:eastAsia="zh-Hans"/>
        </w:rPr>
        <w:t>上图中</w:t>
      </w:r>
      <w:ins w:id="94" w:author="yunwei x" w:date="2022-12-02T00:13:00Z">
        <w:r w:rsidR="00FD6DAE">
          <w:rPr>
            <w:rFonts w:ascii="微软雅黑" w:eastAsia="微软雅黑" w:hAnsi="微软雅黑" w:cs="微软雅黑" w:hint="eastAsia"/>
            <w:sz w:val="24"/>
            <w:lang w:eastAsia="zh-Hans"/>
          </w:rPr>
          <w:t>使用</w:t>
        </w:r>
      </w:ins>
      <w:del w:id="95" w:author="yunwei x" w:date="2022-12-02T00:13:00Z">
        <w:r w:rsidDel="00FD6DAE">
          <w:rPr>
            <w:rFonts w:ascii="微软雅黑" w:eastAsia="微软雅黑" w:hAnsi="微软雅黑" w:cs="微软雅黑" w:hint="eastAsia"/>
            <w:sz w:val="24"/>
            <w:lang w:eastAsia="zh-Hans"/>
          </w:rPr>
          <w:delText>为放入</w:delText>
        </w:r>
        <w:r w:rsidDel="00FD6DAE">
          <w:rPr>
            <w:rFonts w:ascii="微软雅黑" w:eastAsia="微软雅黑" w:hAnsi="微软雅黑" w:cs="微软雅黑" w:hint="eastAsia"/>
            <w:sz w:val="24"/>
          </w:rPr>
          <w:delText xml:space="preserve"> </w:delText>
        </w:r>
      </w:del>
      <w:r>
        <w:rPr>
          <w:rFonts w:ascii="微软雅黑" w:eastAsia="微软雅黑" w:hAnsi="微软雅黑" w:cs="微软雅黑" w:hint="eastAsia"/>
          <w:sz w:val="24"/>
        </w:rPr>
        <w:t xml:space="preserve">URL </w:t>
      </w:r>
      <w:del w:id="96" w:author="yunwei x" w:date="2022-12-02T00:13:00Z">
        <w:r w:rsidDel="00FD6DAE">
          <w:rPr>
            <w:rFonts w:ascii="微软雅黑" w:eastAsia="微软雅黑" w:hAnsi="微软雅黑" w:cs="微软雅黑" w:hint="eastAsia"/>
            <w:sz w:val="24"/>
          </w:rPr>
          <w:delText>里</w:delText>
        </w:r>
        <w:r w:rsidDel="00FD6DAE">
          <w:rPr>
            <w:rFonts w:ascii="微软雅黑" w:eastAsia="微软雅黑" w:hAnsi="微软雅黑" w:cs="微软雅黑" w:hint="eastAsia"/>
            <w:sz w:val="24"/>
            <w:lang w:eastAsia="zh-Hans"/>
          </w:rPr>
          <w:delText>的</w:delText>
        </w:r>
      </w:del>
      <w:ins w:id="97" w:author="yunwei x" w:date="2022-12-02T00:13:00Z">
        <w:r w:rsidR="00FD6DAE">
          <w:rPr>
            <w:rFonts w:ascii="微软雅黑" w:eastAsia="微软雅黑" w:hAnsi="微软雅黑" w:cs="微软雅黑" w:hint="eastAsia"/>
            <w:sz w:val="24"/>
          </w:rPr>
          <w:t>启动 eBPF</w:t>
        </w:r>
        <w:r w:rsidR="00FD6DAE">
          <w:rPr>
            <w:rFonts w:ascii="微软雅黑" w:eastAsia="微软雅黑" w:hAnsi="微软雅黑" w:cs="微软雅黑"/>
            <w:sz w:val="24"/>
          </w:rPr>
          <w:t xml:space="preserve"> </w:t>
        </w:r>
        <w:r w:rsidR="00FD6DAE">
          <w:rPr>
            <w:rFonts w:ascii="微软雅黑" w:eastAsia="微软雅黑" w:hAnsi="微软雅黑" w:cs="微软雅黑" w:hint="eastAsia"/>
            <w:sz w:val="24"/>
          </w:rPr>
          <w:t>程序的</w:t>
        </w:r>
      </w:ins>
      <w:r>
        <w:rPr>
          <w:rFonts w:ascii="微软雅黑" w:eastAsia="微软雅黑" w:hAnsi="微软雅黑" w:cs="微软雅黑" w:hint="eastAsia"/>
          <w:sz w:val="24"/>
          <w:lang w:eastAsia="zh-Hans"/>
        </w:rPr>
        <w:t>形式，也可以</w:t>
      </w:r>
      <w:r>
        <w:rPr>
          <w:rFonts w:ascii="微软雅黑" w:eastAsia="微软雅黑" w:hAnsi="微软雅黑" w:cs="微软雅黑" w:hint="eastAsia"/>
          <w:sz w:val="24"/>
        </w:rPr>
        <w:t>换成 OCI 镜像或 Docker 镜像</w:t>
      </w:r>
      <w:r>
        <w:rPr>
          <w:rFonts w:ascii="微软雅黑" w:eastAsia="微软雅黑" w:hAnsi="微软雅黑" w:cs="微软雅黑" w:hint="eastAsia"/>
          <w:sz w:val="24"/>
          <w:lang w:eastAsia="zh-Hans"/>
        </w:rPr>
        <w:t>，</w:t>
      </w:r>
      <w:r>
        <w:rPr>
          <w:rFonts w:ascii="微软雅黑" w:eastAsia="微软雅黑" w:hAnsi="微软雅黑" w:cs="微软雅黑" w:hint="eastAsia"/>
          <w:sz w:val="24"/>
        </w:rPr>
        <w:t xml:space="preserve">可以存储在 Docker 仓库或 </w:t>
      </w:r>
      <w:ins w:id="98" w:author="yunwei x" w:date="2022-12-02T00:13:00Z">
        <w:r w:rsidR="00FD6DAE">
          <w:rPr>
            <w:rFonts w:ascii="微软雅黑" w:eastAsia="微软雅黑" w:hAnsi="微软雅黑" w:cs="微软雅黑" w:hint="eastAsia"/>
            <w:sz w:val="24"/>
          </w:rPr>
          <w:t>G</w:t>
        </w:r>
      </w:ins>
      <w:del w:id="99" w:author="yunwei x" w:date="2022-12-02T00:13:00Z">
        <w:r w:rsidDel="00FD6DAE">
          <w:rPr>
            <w:rFonts w:ascii="微软雅黑" w:eastAsia="微软雅黑" w:hAnsi="微软雅黑" w:cs="微软雅黑" w:hint="eastAsia"/>
            <w:sz w:val="24"/>
          </w:rPr>
          <w:delText>g</w:delText>
        </w:r>
      </w:del>
      <w:r>
        <w:rPr>
          <w:rFonts w:ascii="微软雅黑" w:eastAsia="微软雅黑" w:hAnsi="微软雅黑" w:cs="微软雅黑" w:hint="eastAsia"/>
          <w:sz w:val="24"/>
        </w:rPr>
        <w:t xml:space="preserve">ithub </w:t>
      </w:r>
      <w:ins w:id="100" w:author="yunwei x" w:date="2022-12-02T00:14:00Z">
        <w:r w:rsidR="00FD6DAE">
          <w:rPr>
            <w:rFonts w:ascii="微软雅黑" w:eastAsia="微软雅黑" w:hAnsi="微软雅黑" w:cs="微软雅黑" w:hint="eastAsia"/>
            <w:sz w:val="24"/>
          </w:rPr>
          <w:t>P</w:t>
        </w:r>
      </w:ins>
      <w:del w:id="101" w:author="yunwei x" w:date="2022-12-02T00:13:00Z">
        <w:r w:rsidDel="00FD6DAE">
          <w:rPr>
            <w:rFonts w:ascii="微软雅黑" w:eastAsia="微软雅黑" w:hAnsi="微软雅黑" w:cs="微软雅黑" w:hint="eastAsia"/>
            <w:sz w:val="24"/>
          </w:rPr>
          <w:delText>p</w:delText>
        </w:r>
      </w:del>
      <w:r>
        <w:rPr>
          <w:rFonts w:ascii="微软雅黑" w:eastAsia="微软雅黑" w:hAnsi="微软雅黑" w:cs="微软雅黑" w:hint="eastAsia"/>
          <w:sz w:val="24"/>
        </w:rPr>
        <w:t>ackage</w:t>
      </w:r>
      <w:ins w:id="102" w:author="yunwei x" w:date="2022-12-02T00:14:00Z">
        <w:r w:rsidR="00FD6DAE">
          <w:rPr>
            <w:rFonts w:ascii="微软雅黑" w:eastAsia="微软雅黑" w:hAnsi="微软雅黑" w:cs="微软雅黑"/>
            <w:sz w:val="24"/>
          </w:rPr>
          <w:t xml:space="preserve"> </w:t>
        </w:r>
        <w:r w:rsidR="00FD6DAE">
          <w:rPr>
            <w:rFonts w:ascii="微软雅黑" w:eastAsia="微软雅黑" w:hAnsi="微软雅黑" w:cs="微软雅黑" w:hint="eastAsia"/>
            <w:sz w:val="24"/>
          </w:rPr>
          <w:t>中</w:t>
        </w:r>
      </w:ins>
      <w:r>
        <w:rPr>
          <w:rFonts w:ascii="微软雅黑" w:eastAsia="微软雅黑" w:hAnsi="微软雅黑" w:cs="微软雅黑" w:hint="eastAsia"/>
          <w:sz w:val="24"/>
        </w:rPr>
        <w:t xml:space="preserve"> </w:t>
      </w:r>
      <w:r>
        <w:rPr>
          <w:rFonts w:ascii="微软雅黑" w:eastAsia="微软雅黑" w:hAnsi="微软雅黑" w:cs="微软雅黑" w:hint="eastAsia"/>
          <w:sz w:val="24"/>
          <w:lang w:eastAsia="zh-Hans"/>
        </w:rPr>
        <w:t>，使用方式与</w:t>
      </w:r>
      <w:r>
        <w:rPr>
          <w:rFonts w:ascii="微软雅黑" w:eastAsia="微软雅黑" w:hAnsi="微软雅黑" w:cs="微软雅黑" w:hint="eastAsia"/>
          <w:sz w:val="24"/>
        </w:rPr>
        <w:t xml:space="preserve">Docker </w:t>
      </w:r>
      <w:r>
        <w:rPr>
          <w:rFonts w:ascii="微软雅黑" w:eastAsia="微软雅黑" w:hAnsi="微软雅黑" w:cs="微软雅黑" w:hint="eastAsia"/>
          <w:sz w:val="24"/>
          <w:lang w:eastAsia="zh-Hans"/>
        </w:rPr>
        <w:t>基本一致，只需简单地执行pull、run即可运行，</w:t>
      </w:r>
      <w:r>
        <w:rPr>
          <w:rFonts w:ascii="微软雅黑" w:eastAsia="微软雅黑" w:hAnsi="微软雅黑" w:cs="微软雅黑" w:hint="eastAsia"/>
          <w:sz w:val="24"/>
        </w:rPr>
        <w:t xml:space="preserve">也可以将编译好的程序包 push </w:t>
      </w:r>
      <w:r>
        <w:rPr>
          <w:rFonts w:ascii="微软雅黑" w:eastAsia="微软雅黑" w:hAnsi="微软雅黑" w:cs="微软雅黑" w:hint="eastAsia"/>
          <w:sz w:val="24"/>
          <w:lang w:eastAsia="zh-Hans"/>
        </w:rPr>
        <w:t>下去</w:t>
      </w:r>
      <w:r>
        <w:rPr>
          <w:rFonts w:ascii="微软雅黑" w:eastAsia="微软雅黑" w:hAnsi="微软雅黑" w:cs="微软雅黑" w:hint="eastAsia"/>
          <w:sz w:val="24"/>
        </w:rPr>
        <w:t>直接使用。</w:t>
      </w:r>
    </w:p>
    <w:p w14:paraId="7B99BD3A" w14:textId="4EE0107E" w:rsidR="00483B1C" w:rsidRDefault="00000000" w:rsidP="00FD6DAE">
      <w:pPr>
        <w:spacing w:beforeLines="50" w:before="156" w:afterLines="50" w:after="156"/>
        <w:rPr>
          <w:rFonts w:ascii="微软雅黑" w:eastAsia="微软雅黑" w:hAnsi="微软雅黑" w:cs="微软雅黑"/>
          <w:sz w:val="24"/>
        </w:rPr>
        <w:pPrChange w:id="103" w:author="yunwei x" w:date="2022-12-02T00:14:00Z">
          <w:pPr>
            <w:spacing w:beforeLines="50" w:before="156" w:afterLines="50" w:after="156"/>
            <w:ind w:firstLineChars="200" w:firstLine="480"/>
          </w:pPr>
        </w:pPrChange>
      </w:pPr>
      <w:del w:id="104" w:author="yunwei x" w:date="2022-12-02T00:14:00Z">
        <w:r w:rsidDel="00FD6DAE">
          <w:rPr>
            <w:rFonts w:ascii="微软雅黑" w:eastAsia="微软雅黑" w:hAnsi="微软雅黑" w:cs="微软雅黑" w:hint="eastAsia"/>
            <w:sz w:val="24"/>
            <w:lang w:eastAsia="zh-Hans"/>
          </w:rPr>
          <w:delText>而</w:delText>
        </w:r>
      </w:del>
      <w:r>
        <w:rPr>
          <w:rFonts w:ascii="微软雅黑" w:eastAsia="微软雅黑" w:hAnsi="微软雅黑" w:cs="微软雅黑" w:hint="eastAsia"/>
          <w:sz w:val="24"/>
          <w:lang w:eastAsia="zh-Hans"/>
        </w:rPr>
        <w:t>相比于</w:t>
      </w:r>
      <w:r>
        <w:rPr>
          <w:rFonts w:ascii="微软雅黑" w:eastAsia="微软雅黑" w:hAnsi="微软雅黑" w:cs="微软雅黑" w:hint="eastAsia"/>
          <w:sz w:val="24"/>
        </w:rPr>
        <w:t>传统的 Docker 镜像，</w:t>
      </w:r>
      <w:ins w:id="105" w:author="yunwei x" w:date="2022-12-02T00:14:00Z">
        <w:r w:rsidR="00FD6DAE">
          <w:rPr>
            <w:rFonts w:ascii="微软雅黑" w:eastAsia="微软雅黑" w:hAnsi="微软雅黑" w:cs="微软雅黑" w:hint="eastAsia"/>
            <w:sz w:val="24"/>
            <w:lang w:eastAsia="zh-Hans"/>
          </w:rPr>
          <w:t>使用</w:t>
        </w:r>
        <w:r w:rsidR="00FD6DAE">
          <w:rPr>
            <w:rFonts w:ascii="微软雅黑" w:eastAsia="微软雅黑" w:hAnsi="微软雅黑" w:cs="微软雅黑" w:hint="eastAsia"/>
            <w:sz w:val="24"/>
          </w:rPr>
          <w:t xml:space="preserve"> WASM作为轻量级容器</w:t>
        </w:r>
      </w:ins>
      <w:del w:id="106" w:author="yunwei x" w:date="2022-12-02T00:14:00Z">
        <w:r w:rsidDel="00FD6DAE">
          <w:rPr>
            <w:rFonts w:ascii="微软雅黑" w:eastAsia="微软雅黑" w:hAnsi="微软雅黑" w:cs="微软雅黑" w:hint="eastAsia"/>
            <w:sz w:val="24"/>
            <w:lang w:eastAsia="zh-Hans"/>
          </w:rPr>
          <w:delText>它</w:delText>
        </w:r>
      </w:del>
      <w:r>
        <w:rPr>
          <w:rFonts w:ascii="微软雅黑" w:eastAsia="微软雅黑" w:hAnsi="微软雅黑" w:cs="微软雅黑" w:hint="eastAsia"/>
          <w:sz w:val="24"/>
          <w:lang w:eastAsia="zh-Hans"/>
        </w:rPr>
        <w:t>的</w:t>
      </w:r>
      <w:r>
        <w:rPr>
          <w:rFonts w:ascii="微软雅黑" w:eastAsia="微软雅黑" w:hAnsi="微软雅黑" w:cs="微软雅黑" w:hint="eastAsia"/>
          <w:sz w:val="24"/>
        </w:rPr>
        <w:t>启动速度</w:t>
      </w:r>
      <w:r>
        <w:rPr>
          <w:rFonts w:ascii="微软雅黑" w:eastAsia="微软雅黑" w:hAnsi="微软雅黑" w:cs="微软雅黑" w:hint="eastAsia"/>
          <w:sz w:val="24"/>
          <w:lang w:eastAsia="zh-Hans"/>
        </w:rPr>
        <w:t>更快</w:t>
      </w:r>
      <w:r>
        <w:rPr>
          <w:rFonts w:ascii="微软雅黑" w:eastAsia="微软雅黑" w:hAnsi="微软雅黑" w:cs="微软雅黑" w:hint="eastAsia"/>
          <w:sz w:val="24"/>
        </w:rPr>
        <w:t xml:space="preserve">，同时也保留了 </w:t>
      </w:r>
      <w:del w:id="107" w:author="yunwei x" w:date="2022-12-02T00:11:00Z">
        <w:r w:rsidDel="00374356">
          <w:rPr>
            <w:rFonts w:ascii="微软雅黑" w:eastAsia="微软雅黑" w:hAnsi="微软雅黑" w:cs="微软雅黑" w:hint="eastAsia"/>
            <w:sz w:val="24"/>
          </w:rPr>
          <w:delText>e</w:delText>
        </w:r>
        <w:r w:rsidDel="00374356">
          <w:rPr>
            <w:rFonts w:ascii="微软雅黑" w:eastAsia="微软雅黑" w:hAnsi="微软雅黑" w:cs="微软雅黑" w:hint="eastAsia"/>
            <w:sz w:val="24"/>
            <w:lang w:eastAsia="zh-Hans"/>
          </w:rPr>
          <w:delText>BPF</w:delText>
        </w:r>
      </w:del>
      <w:ins w:id="108" w:author="yunwei x" w:date="2022-12-02T00:11:00Z">
        <w:r w:rsidR="00374356" w:rsidRPr="00374356">
          <w:rPr>
            <w:rFonts w:ascii="微软雅黑" w:eastAsia="微软雅黑" w:hAnsi="微软雅黑" w:cs="微软雅黑" w:hint="eastAsia"/>
            <w:sz w:val="24"/>
          </w:rPr>
          <w:t>eBPF</w:t>
        </w:r>
      </w:ins>
      <w:r>
        <w:rPr>
          <w:rFonts w:ascii="微软雅黑" w:eastAsia="微软雅黑" w:hAnsi="微软雅黑" w:cs="微软雅黑" w:hint="eastAsia"/>
          <w:sz w:val="24"/>
        </w:rPr>
        <w:t xml:space="preserve"> 很重要的特性，可以轻松嵌入到其他程序作为子模块或插件使用</w:t>
      </w:r>
      <w:ins w:id="109" w:author="yunwei x" w:date="2022-12-02T00:14:00Z">
        <w:r w:rsidR="00FD6DAE">
          <w:rPr>
            <w:rFonts w:ascii="微软雅黑" w:eastAsia="微软雅黑" w:hAnsi="微软雅黑" w:cs="微软雅黑" w:hint="eastAsia"/>
            <w:sz w:val="24"/>
          </w:rPr>
          <w:t>，并且和具体内核版本、架构</w:t>
        </w:r>
      </w:ins>
      <w:ins w:id="110" w:author="yunwei x" w:date="2022-12-02T00:15:00Z">
        <w:r w:rsidR="00FD6DAE">
          <w:rPr>
            <w:rFonts w:ascii="微软雅黑" w:eastAsia="微软雅黑" w:hAnsi="微软雅黑" w:cs="微软雅黑" w:hint="eastAsia"/>
            <w:sz w:val="24"/>
          </w:rPr>
          <w:t>完全无关</w:t>
        </w:r>
      </w:ins>
      <w:r>
        <w:rPr>
          <w:rFonts w:ascii="微软雅黑" w:eastAsia="微软雅黑" w:hAnsi="微软雅黑" w:cs="微软雅黑" w:hint="eastAsia"/>
          <w:sz w:val="24"/>
        </w:rPr>
        <w:t>。</w:t>
      </w:r>
    </w:p>
    <w:p w14:paraId="53FD49A3" w14:textId="77777777" w:rsidR="00483B1C" w:rsidRDefault="00000000">
      <w:pPr>
        <w:spacing w:beforeLines="50" w:before="156" w:afterLines="50" w:after="156"/>
        <w:rPr>
          <w:rFonts w:ascii="微软雅黑" w:eastAsia="微软雅黑" w:hAnsi="微软雅黑" w:cs="微软雅黑"/>
          <w:sz w:val="24"/>
        </w:rPr>
      </w:pPr>
      <w:r>
        <w:rPr>
          <w:rFonts w:ascii="微软雅黑" w:eastAsia="微软雅黑" w:hAnsi="微软雅黑" w:cs="微软雅黑" w:hint="eastAsia"/>
          <w:noProof/>
          <w:sz w:val="24"/>
        </w:rPr>
        <w:lastRenderedPageBreak/>
        <w:drawing>
          <wp:inline distT="0" distB="0" distL="114300" distR="114300" wp14:anchorId="02B31261" wp14:editId="2AD4C2F8">
            <wp:extent cx="5267325" cy="2855595"/>
            <wp:effectExtent l="0" t="0" r="15875" b="14605"/>
            <wp:docPr id="3" name="图片 3" descr="屏幕快照 2022-11-10 下午10.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2-11-10 下午10.32.51"/>
                    <pic:cNvPicPr>
                      <a:picLocks noChangeAspect="1"/>
                    </pic:cNvPicPr>
                  </pic:nvPicPr>
                  <pic:blipFill>
                    <a:blip r:embed="rId9"/>
                    <a:stretch>
                      <a:fillRect/>
                    </a:stretch>
                  </pic:blipFill>
                  <pic:spPr>
                    <a:xfrm>
                      <a:off x="0" y="0"/>
                      <a:ext cx="5267325" cy="2855595"/>
                    </a:xfrm>
                    <a:prstGeom prst="rect">
                      <a:avLst/>
                    </a:prstGeom>
                  </pic:spPr>
                </pic:pic>
              </a:graphicData>
            </a:graphic>
          </wp:inline>
        </w:drawing>
      </w:r>
    </w:p>
    <w:p w14:paraId="267E0B95" w14:textId="3D7A02F8" w:rsidR="00C32549" w:rsidRDefault="00000000">
      <w:pPr>
        <w:spacing w:beforeLines="50" w:before="156" w:afterLines="50" w:after="156"/>
        <w:ind w:firstLineChars="200" w:firstLine="480"/>
        <w:rPr>
          <w:ins w:id="111" w:author="yunwei x" w:date="2022-12-02T00:28:00Z"/>
          <w:rFonts w:ascii="微软雅黑" w:eastAsia="微软雅黑" w:hAnsi="微软雅黑" w:cs="微软雅黑"/>
          <w:sz w:val="24"/>
        </w:rPr>
      </w:pPr>
      <w:r>
        <w:rPr>
          <w:rFonts w:ascii="微软雅黑" w:eastAsia="微软雅黑" w:hAnsi="微软雅黑" w:cs="微软雅黑" w:hint="eastAsia"/>
          <w:sz w:val="24"/>
          <w:lang w:eastAsia="zh-Hans"/>
        </w:rPr>
        <w:t>通过</w:t>
      </w:r>
      <w:r>
        <w:rPr>
          <w:rFonts w:ascii="微软雅黑" w:eastAsia="微软雅黑" w:hAnsi="微软雅黑" w:cs="微软雅黑" w:hint="eastAsia"/>
          <w:color w:val="171A1D"/>
          <w:szCs w:val="21"/>
          <w:shd w:val="clear" w:color="auto" w:fill="FFFFFF"/>
        </w:rPr>
        <w:t>eunomia-bpf</w:t>
      </w:r>
      <w:r>
        <w:rPr>
          <w:rFonts w:ascii="微软雅黑" w:eastAsia="微软雅黑" w:hAnsi="微软雅黑" w:cs="微软雅黑" w:hint="eastAsia"/>
          <w:sz w:val="24"/>
        </w:rPr>
        <w:t xml:space="preserve"> </w:t>
      </w:r>
      <w:r>
        <w:rPr>
          <w:rFonts w:ascii="微软雅黑" w:eastAsia="微软雅黑" w:hAnsi="微软雅黑" w:cs="微软雅黑" w:hint="eastAsia"/>
          <w:sz w:val="24"/>
          <w:lang w:eastAsia="zh-Hans"/>
        </w:rPr>
        <w:t>，</w:t>
      </w:r>
      <w:r>
        <w:rPr>
          <w:rFonts w:ascii="微软雅黑" w:eastAsia="微软雅黑" w:hAnsi="微软雅黑" w:cs="微软雅黑" w:hint="eastAsia"/>
          <w:sz w:val="24"/>
        </w:rPr>
        <w:t>只需编写内核态代码</w:t>
      </w:r>
      <w:r>
        <w:rPr>
          <w:rFonts w:ascii="微软雅黑" w:eastAsia="微软雅黑" w:hAnsi="微软雅黑" w:cs="微软雅黑" w:hint="eastAsia"/>
          <w:sz w:val="24"/>
          <w:lang w:eastAsia="zh-Hans"/>
        </w:rPr>
        <w:t>即可正确运行，能够</w:t>
      </w:r>
      <w:r>
        <w:rPr>
          <w:rFonts w:ascii="微软雅黑" w:eastAsia="微软雅黑" w:hAnsi="微软雅黑" w:cs="微软雅黑" w:hint="eastAsia"/>
          <w:sz w:val="24"/>
        </w:rPr>
        <w:t>最大程度减少新手的上手障碍</w:t>
      </w:r>
      <w:r>
        <w:rPr>
          <w:rFonts w:ascii="微软雅黑" w:eastAsia="微软雅黑" w:hAnsi="微软雅黑" w:cs="微软雅黑" w:hint="eastAsia"/>
          <w:sz w:val="24"/>
          <w:lang w:eastAsia="zh-Hans"/>
        </w:rPr>
        <w:t>，</w:t>
      </w:r>
      <w:del w:id="112" w:author="yunwei x" w:date="2022-12-02T00:15:00Z">
        <w:r w:rsidDel="00FD6DAE">
          <w:rPr>
            <w:rFonts w:ascii="微软雅黑" w:eastAsia="微软雅黑" w:hAnsi="微软雅黑" w:cs="微软雅黑" w:hint="eastAsia"/>
            <w:sz w:val="24"/>
          </w:rPr>
          <w:delText>省略</w:delText>
        </w:r>
        <w:r w:rsidDel="00FD6DAE">
          <w:rPr>
            <w:rFonts w:ascii="微软雅黑" w:eastAsia="微软雅黑" w:hAnsi="微软雅黑" w:cs="微软雅黑" w:hint="eastAsia"/>
            <w:sz w:val="24"/>
            <w:lang w:eastAsia="zh-Hans"/>
          </w:rPr>
          <w:delText>了</w:delText>
        </w:r>
      </w:del>
      <w:ins w:id="113" w:author="yunwei x" w:date="2022-12-02T00:15:00Z">
        <w:r w:rsidR="00FD6DAE">
          <w:rPr>
            <w:rFonts w:ascii="微软雅黑" w:eastAsia="微软雅黑" w:hAnsi="微软雅黑" w:cs="微软雅黑" w:hint="eastAsia"/>
            <w:sz w:val="24"/>
          </w:rPr>
          <w:t>不需要编写 libbpf</w:t>
        </w:r>
        <w:r w:rsidR="00FD6DAE">
          <w:rPr>
            <w:rFonts w:ascii="微软雅黑" w:eastAsia="微软雅黑" w:hAnsi="微软雅黑" w:cs="微软雅黑"/>
            <w:sz w:val="24"/>
          </w:rPr>
          <w:t xml:space="preserve"> </w:t>
        </w:r>
        <w:r w:rsidR="00FD6DAE">
          <w:rPr>
            <w:rFonts w:ascii="微软雅黑" w:eastAsia="微软雅黑" w:hAnsi="微软雅黑" w:cs="微软雅黑" w:hint="eastAsia"/>
            <w:sz w:val="24"/>
          </w:rPr>
          <w:t>的</w:t>
        </w:r>
      </w:ins>
      <w:r>
        <w:rPr>
          <w:rFonts w:ascii="微软雅黑" w:eastAsia="微软雅黑" w:hAnsi="微软雅黑" w:cs="微软雅黑" w:hint="eastAsia"/>
          <w:sz w:val="24"/>
        </w:rPr>
        <w:t>用户态的加载框架</w:t>
      </w:r>
      <w:del w:id="114" w:author="yunwei x" w:date="2022-12-02T00:15:00Z">
        <w:r w:rsidDel="00FD6DAE">
          <w:rPr>
            <w:rFonts w:ascii="微软雅黑" w:eastAsia="微软雅黑" w:hAnsi="微软雅黑" w:cs="微软雅黑" w:hint="eastAsia"/>
            <w:sz w:val="24"/>
          </w:rPr>
          <w:delText>编写</w:delText>
        </w:r>
        <w:r w:rsidDel="00FD6DAE">
          <w:rPr>
            <w:rFonts w:ascii="微软雅黑" w:eastAsia="微软雅黑" w:hAnsi="微软雅黑" w:cs="微软雅黑" w:hint="eastAsia"/>
            <w:sz w:val="24"/>
            <w:lang w:eastAsia="zh-Hans"/>
          </w:rPr>
          <w:delText>，</w:delText>
        </w:r>
      </w:del>
      <w:ins w:id="115" w:author="yunwei x" w:date="2022-12-02T00:15:00Z">
        <w:r w:rsidR="00FD6DAE">
          <w:rPr>
            <w:rFonts w:ascii="微软雅黑" w:eastAsia="微软雅黑" w:hAnsi="微软雅黑" w:cs="微软雅黑" w:hint="eastAsia"/>
            <w:sz w:val="24"/>
          </w:rPr>
          <w:t>，就</w:t>
        </w:r>
      </w:ins>
      <w:r>
        <w:rPr>
          <w:rFonts w:ascii="微软雅黑" w:eastAsia="微软雅黑" w:hAnsi="微软雅黑" w:cs="微软雅黑" w:hint="eastAsia"/>
          <w:sz w:val="24"/>
          <w:lang w:eastAsia="zh-Hans"/>
        </w:rPr>
        <w:t>能够</w:t>
      </w:r>
      <w:r>
        <w:rPr>
          <w:rFonts w:ascii="微软雅黑" w:eastAsia="微软雅黑" w:hAnsi="微软雅黑" w:cs="微软雅黑" w:hint="eastAsia"/>
          <w:sz w:val="24"/>
        </w:rPr>
        <w:t>自动导出内核态 perf event 或 ring buffer 事件</w:t>
      </w:r>
      <w:ins w:id="116" w:author="yunwei x" w:date="2022-12-02T00:15:00Z">
        <w:r w:rsidR="00FD6DAE">
          <w:rPr>
            <w:rFonts w:ascii="微软雅黑" w:eastAsia="微软雅黑" w:hAnsi="微软雅黑" w:cs="微软雅黑" w:hint="eastAsia"/>
            <w:sz w:val="24"/>
          </w:rPr>
          <w:t>，</w:t>
        </w:r>
      </w:ins>
      <w:ins w:id="117" w:author="yunwei x" w:date="2022-12-02T00:28:00Z">
        <w:r w:rsidR="00C32549">
          <w:rPr>
            <w:rFonts w:ascii="微软雅黑" w:eastAsia="微软雅黑" w:hAnsi="微软雅黑" w:cs="微软雅黑" w:hint="eastAsia"/>
            <w:sz w:val="24"/>
          </w:rPr>
          <w:t>例如：</w:t>
        </w:r>
      </w:ins>
    </w:p>
    <w:p w14:paraId="26E60F82" w14:textId="6D5FFA21" w:rsidR="00C32549" w:rsidRDefault="00C32549">
      <w:pPr>
        <w:spacing w:beforeLines="50" w:before="156" w:afterLines="50" w:after="156"/>
        <w:ind w:firstLineChars="200" w:firstLine="420"/>
        <w:rPr>
          <w:ins w:id="118" w:author="yunwei x" w:date="2022-12-02T00:28:00Z"/>
          <w:rFonts w:ascii="微软雅黑" w:eastAsia="微软雅黑" w:hAnsi="微软雅黑" w:cs="微软雅黑"/>
          <w:sz w:val="24"/>
        </w:rPr>
      </w:pPr>
      <w:ins w:id="119" w:author="yunwei x" w:date="2022-12-02T00:28:00Z">
        <w:r>
          <w:rPr>
            <w:noProof/>
          </w:rPr>
          <w:drawing>
            <wp:inline distT="0" distB="0" distL="0" distR="0" wp14:anchorId="160BB5A8" wp14:editId="741E3CF8">
              <wp:extent cx="5274310" cy="24180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18080"/>
                      </a:xfrm>
                      <a:prstGeom prst="rect">
                        <a:avLst/>
                      </a:prstGeom>
                    </pic:spPr>
                  </pic:pic>
                </a:graphicData>
              </a:graphic>
            </wp:inline>
          </w:drawing>
        </w:r>
      </w:ins>
    </w:p>
    <w:p w14:paraId="314B0889" w14:textId="4C8F0CAC" w:rsidR="00FD6DAE" w:rsidRDefault="00FD6DAE">
      <w:pPr>
        <w:spacing w:beforeLines="50" w:before="156" w:afterLines="50" w:after="156"/>
        <w:ind w:firstLineChars="200" w:firstLine="480"/>
        <w:rPr>
          <w:ins w:id="120" w:author="yunwei x" w:date="2022-12-02T00:19:00Z"/>
          <w:rFonts w:ascii="微软雅黑" w:eastAsia="微软雅黑" w:hAnsi="微软雅黑" w:cs="微软雅黑"/>
          <w:sz w:val="24"/>
          <w:lang w:eastAsia="zh-Hans"/>
        </w:rPr>
      </w:pPr>
      <w:ins w:id="121" w:author="yunwei x" w:date="2022-12-02T00:15:00Z">
        <w:r>
          <w:rPr>
            <w:rFonts w:ascii="微软雅黑" w:eastAsia="微软雅黑" w:hAnsi="微软雅黑" w:cs="微软雅黑" w:hint="eastAsia"/>
            <w:sz w:val="24"/>
          </w:rPr>
          <w:t>或自动采集</w:t>
        </w:r>
      </w:ins>
      <w:ins w:id="122" w:author="yunwei x" w:date="2022-12-02T00:16:00Z">
        <w:r>
          <w:rPr>
            <w:rFonts w:ascii="微软雅黑" w:eastAsia="微软雅黑" w:hAnsi="微软雅黑" w:cs="微软雅黑" w:hint="eastAsia"/>
            <w:sz w:val="24"/>
          </w:rPr>
          <w:t xml:space="preserve"> hash</w:t>
        </w:r>
        <w:r>
          <w:rPr>
            <w:rFonts w:ascii="微软雅黑" w:eastAsia="微软雅黑" w:hAnsi="微软雅黑" w:cs="微软雅黑"/>
            <w:sz w:val="24"/>
          </w:rPr>
          <w:t xml:space="preserve"> </w:t>
        </w:r>
        <w:r>
          <w:rPr>
            <w:rFonts w:ascii="微软雅黑" w:eastAsia="微软雅黑" w:hAnsi="微软雅黑" w:cs="微软雅黑" w:hint="eastAsia"/>
            <w:sz w:val="24"/>
          </w:rPr>
          <w:t>map</w:t>
        </w:r>
        <w:r>
          <w:rPr>
            <w:rFonts w:ascii="微软雅黑" w:eastAsia="微软雅黑" w:hAnsi="微软雅黑" w:cs="微软雅黑"/>
            <w:sz w:val="24"/>
          </w:rPr>
          <w:t xml:space="preserve"> </w:t>
        </w:r>
        <w:r>
          <w:rPr>
            <w:rFonts w:ascii="微软雅黑" w:eastAsia="微软雅黑" w:hAnsi="微软雅黑" w:cs="微软雅黑" w:hint="eastAsia"/>
            <w:sz w:val="24"/>
          </w:rPr>
          <w:t>中的数据，生成直方图等形式</w:t>
        </w:r>
      </w:ins>
      <w:ins w:id="123" w:author="yunwei x" w:date="2022-12-02T00:18:00Z">
        <w:r>
          <w:rPr>
            <w:rFonts w:ascii="微软雅黑" w:eastAsia="微软雅黑" w:hAnsi="微软雅黑" w:cs="微软雅黑" w:hint="eastAsia"/>
            <w:sz w:val="24"/>
            <w:lang w:eastAsia="zh-Hans"/>
          </w:rPr>
          <w:t>，例如</w:t>
        </w:r>
      </w:ins>
      <w:ins w:id="124" w:author="yunwei x" w:date="2022-12-02T00:19:00Z">
        <w:r>
          <w:rPr>
            <w:rFonts w:ascii="微软雅黑" w:eastAsia="微软雅黑" w:hAnsi="微软雅黑" w:cs="微软雅黑" w:hint="eastAsia"/>
            <w:sz w:val="24"/>
            <w:lang w:eastAsia="zh-Hans"/>
          </w:rPr>
          <w:t>如下的代码</w:t>
        </w:r>
      </w:ins>
      <w:ins w:id="125" w:author="yunwei x" w:date="2022-12-02T00:18:00Z">
        <w:r>
          <w:rPr>
            <w:rFonts w:ascii="微软雅黑" w:eastAsia="微软雅黑" w:hAnsi="微软雅黑" w:cs="微软雅黑" w:hint="eastAsia"/>
            <w:sz w:val="24"/>
            <w:lang w:eastAsia="zh-Hans"/>
          </w:rPr>
          <w:t>：</w:t>
        </w:r>
      </w:ins>
      <w:del w:id="126" w:author="yunwei x" w:date="2022-12-02T00:18:00Z">
        <w:r w:rsidR="00000000" w:rsidDel="00FD6DAE">
          <w:rPr>
            <w:rFonts w:ascii="微软雅黑" w:eastAsia="微软雅黑" w:hAnsi="微软雅黑" w:cs="微软雅黑" w:hint="eastAsia"/>
            <w:sz w:val="24"/>
            <w:lang w:eastAsia="zh-Hans"/>
          </w:rPr>
          <w:delText>。</w:delText>
        </w:r>
      </w:del>
    </w:p>
    <w:p w14:paraId="6C326494" w14:textId="46A6D50B" w:rsidR="00FD6DAE" w:rsidRDefault="00FD6DAE">
      <w:pPr>
        <w:spacing w:beforeLines="50" w:before="156" w:afterLines="50" w:after="156"/>
        <w:ind w:firstLineChars="200" w:firstLine="420"/>
        <w:rPr>
          <w:ins w:id="127" w:author="yunwei x" w:date="2022-12-02T00:19:00Z"/>
          <w:rFonts w:ascii="微软雅黑" w:eastAsia="微软雅黑" w:hAnsi="微软雅黑" w:cs="微软雅黑"/>
          <w:sz w:val="24"/>
          <w:lang w:eastAsia="zh-Hans"/>
        </w:rPr>
      </w:pPr>
      <w:ins w:id="128" w:author="yunwei x" w:date="2022-12-02T00:19:00Z">
        <w:r>
          <w:rPr>
            <w:noProof/>
          </w:rPr>
          <w:lastRenderedPageBreak/>
          <w:drawing>
            <wp:inline distT="0" distB="0" distL="0" distR="0" wp14:anchorId="1B566759" wp14:editId="37BEE27E">
              <wp:extent cx="3163340" cy="14525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9940" cy="1455593"/>
                      </a:xfrm>
                      <a:prstGeom prst="rect">
                        <a:avLst/>
                      </a:prstGeom>
                    </pic:spPr>
                  </pic:pic>
                </a:graphicData>
              </a:graphic>
            </wp:inline>
          </w:drawing>
        </w:r>
      </w:ins>
    </w:p>
    <w:p w14:paraId="0947DCF1" w14:textId="290F895C" w:rsidR="00FD6DAE" w:rsidRDefault="00FD6DAE">
      <w:pPr>
        <w:spacing w:beforeLines="50" w:before="156" w:afterLines="50" w:after="156"/>
        <w:ind w:firstLineChars="200" w:firstLine="480"/>
        <w:rPr>
          <w:ins w:id="129" w:author="yunwei x" w:date="2022-12-02T00:17:00Z"/>
          <w:rFonts w:ascii="微软雅黑" w:eastAsia="微软雅黑" w:hAnsi="微软雅黑" w:cs="微软雅黑" w:hint="eastAsia"/>
          <w:sz w:val="24"/>
        </w:rPr>
      </w:pPr>
      <w:ins w:id="130" w:author="yunwei x" w:date="2022-12-02T00:19:00Z">
        <w:r>
          <w:rPr>
            <w:rFonts w:ascii="微软雅黑" w:eastAsia="微软雅黑" w:hAnsi="微软雅黑" w:cs="微软雅黑" w:hint="eastAsia"/>
            <w:sz w:val="24"/>
            <w:lang w:eastAsia="zh-Hans"/>
          </w:rPr>
          <w:t>在内核态编写对应的</w:t>
        </w:r>
      </w:ins>
      <w:ins w:id="131" w:author="yunwei x" w:date="2022-12-02T00:20:00Z">
        <w:r>
          <w:rPr>
            <w:rFonts w:ascii="微软雅黑" w:eastAsia="微软雅黑" w:hAnsi="微软雅黑" w:cs="微软雅黑" w:hint="eastAsia"/>
            <w:sz w:val="24"/>
            <w:lang w:eastAsia="zh-Hans"/>
          </w:rPr>
          <w:t>注释信息，就可以自动生成对应的用户态加载代码，并将</w:t>
        </w:r>
        <w:r>
          <w:rPr>
            <w:rFonts w:ascii="微软雅黑" w:eastAsia="微软雅黑" w:hAnsi="微软雅黑" w:cs="微软雅黑" w:hint="eastAsia"/>
            <w:sz w:val="24"/>
          </w:rPr>
          <w:t>对应的 hist</w:t>
        </w:r>
        <w:r>
          <w:rPr>
            <w:rFonts w:ascii="微软雅黑" w:eastAsia="微软雅黑" w:hAnsi="微软雅黑" w:cs="微软雅黑"/>
            <w:sz w:val="24"/>
          </w:rPr>
          <w:t xml:space="preserve"> </w:t>
        </w:r>
        <w:r>
          <w:rPr>
            <w:rFonts w:ascii="微软雅黑" w:eastAsia="微软雅黑" w:hAnsi="微软雅黑" w:cs="微软雅黑" w:hint="eastAsia"/>
            <w:sz w:val="24"/>
          </w:rPr>
          <w:t>map</w:t>
        </w:r>
        <w:r>
          <w:rPr>
            <w:rFonts w:ascii="微软雅黑" w:eastAsia="微软雅黑" w:hAnsi="微软雅黑" w:cs="微软雅黑"/>
            <w:sz w:val="24"/>
          </w:rPr>
          <w:t xml:space="preserve"> </w:t>
        </w:r>
        <w:r>
          <w:rPr>
            <w:rFonts w:ascii="微软雅黑" w:eastAsia="微软雅黑" w:hAnsi="微软雅黑" w:cs="微软雅黑" w:hint="eastAsia"/>
            <w:sz w:val="24"/>
          </w:rPr>
          <w:t>中的信息打印为直方图</w:t>
        </w:r>
      </w:ins>
      <w:ins w:id="132" w:author="yunwei x" w:date="2022-12-02T00:21:00Z">
        <w:r>
          <w:rPr>
            <w:rFonts w:ascii="微软雅黑" w:eastAsia="微软雅黑" w:hAnsi="微软雅黑" w:cs="微软雅黑" w:hint="eastAsia"/>
            <w:sz w:val="24"/>
          </w:rPr>
          <w:t>：</w:t>
        </w:r>
      </w:ins>
    </w:p>
    <w:p w14:paraId="7EEA83CF" w14:textId="75AB4FC3" w:rsidR="00FD6DAE" w:rsidRDefault="00FD6DAE">
      <w:pPr>
        <w:spacing w:beforeLines="50" w:before="156" w:afterLines="50" w:after="156"/>
        <w:ind w:firstLineChars="200" w:firstLine="420"/>
        <w:rPr>
          <w:ins w:id="133" w:author="yunwei x" w:date="2022-12-02T00:17:00Z"/>
          <w:rFonts w:ascii="微软雅黑" w:eastAsia="微软雅黑" w:hAnsi="微软雅黑" w:cs="微软雅黑"/>
          <w:sz w:val="24"/>
          <w:lang w:eastAsia="zh-Hans"/>
        </w:rPr>
      </w:pPr>
      <w:ins w:id="134" w:author="yunwei x" w:date="2022-12-02T00:18:00Z">
        <w:r>
          <w:rPr>
            <w:noProof/>
          </w:rPr>
          <w:drawing>
            <wp:inline distT="0" distB="0" distL="0" distR="0" wp14:anchorId="481FEA52" wp14:editId="5C3329B6">
              <wp:extent cx="5274310" cy="23094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9495"/>
                      </a:xfrm>
                      <a:prstGeom prst="rect">
                        <a:avLst/>
                      </a:prstGeom>
                    </pic:spPr>
                  </pic:pic>
                </a:graphicData>
              </a:graphic>
            </wp:inline>
          </w:drawing>
        </w:r>
      </w:ins>
    </w:p>
    <w:p w14:paraId="4D2E25F0" w14:textId="0335F55B" w:rsidR="00C32549" w:rsidRDefault="00C32549">
      <w:pPr>
        <w:spacing w:beforeLines="50" w:before="156" w:afterLines="50" w:after="156"/>
        <w:ind w:firstLineChars="200" w:firstLine="480"/>
        <w:rPr>
          <w:ins w:id="135" w:author="yunwei x" w:date="2022-12-02T00:26:00Z"/>
          <w:rFonts w:ascii="微软雅黑" w:eastAsia="微软雅黑" w:hAnsi="微软雅黑" w:cs="微软雅黑"/>
          <w:sz w:val="24"/>
        </w:rPr>
      </w:pPr>
      <w:ins w:id="136" w:author="yunwei x" w:date="2022-12-02T00:24:00Z">
        <w:r>
          <w:rPr>
            <w:rFonts w:ascii="微软雅黑" w:eastAsia="微软雅黑" w:hAnsi="微软雅黑" w:cs="微软雅黑" w:hint="eastAsia"/>
            <w:sz w:val="24"/>
            <w:lang w:eastAsia="zh-Hans"/>
          </w:rPr>
          <w:t>只需在内核态的</w:t>
        </w:r>
        <w:r>
          <w:rPr>
            <w:rFonts w:ascii="微软雅黑" w:eastAsia="微软雅黑" w:hAnsi="微软雅黑" w:cs="微软雅黑" w:hint="eastAsia"/>
            <w:sz w:val="24"/>
            <w:lang w:eastAsia="zh-Hans"/>
          </w:rPr>
          <w:t>代码中</w:t>
        </w:r>
      </w:ins>
      <w:ins w:id="137" w:author="yunwei x" w:date="2022-12-02T00:25:00Z">
        <w:r>
          <w:rPr>
            <w:rFonts w:ascii="微软雅黑" w:eastAsia="微软雅黑" w:hAnsi="微软雅黑" w:cs="微软雅黑" w:hint="eastAsia"/>
            <w:sz w:val="24"/>
          </w:rPr>
          <w:t>对应的全局变量位置添加</w:t>
        </w:r>
      </w:ins>
      <w:ins w:id="138" w:author="yunwei x" w:date="2022-12-02T00:26:00Z">
        <w:r>
          <w:rPr>
            <w:rFonts w:ascii="微软雅黑" w:eastAsia="微软雅黑" w:hAnsi="微软雅黑" w:cs="微软雅黑" w:hint="eastAsia"/>
            <w:sz w:val="24"/>
          </w:rPr>
          <w:t>注释，即可自动生成对应工具的命令行参数，例如：</w:t>
        </w:r>
      </w:ins>
    </w:p>
    <w:p w14:paraId="73CF203A" w14:textId="55FC1B38" w:rsidR="00C32549" w:rsidRDefault="00C32549">
      <w:pPr>
        <w:spacing w:beforeLines="50" w:before="156" w:afterLines="50" w:after="156"/>
        <w:ind w:firstLineChars="200" w:firstLine="420"/>
        <w:rPr>
          <w:ins w:id="139" w:author="yunwei x" w:date="2022-12-02T00:24:00Z"/>
          <w:rFonts w:ascii="微软雅黑" w:eastAsia="微软雅黑" w:hAnsi="微软雅黑" w:cs="微软雅黑" w:hint="eastAsia"/>
          <w:sz w:val="24"/>
        </w:rPr>
      </w:pPr>
      <w:ins w:id="140" w:author="yunwei x" w:date="2022-12-02T00:26:00Z">
        <w:r>
          <w:rPr>
            <w:noProof/>
          </w:rPr>
          <w:drawing>
            <wp:inline distT="0" distB="0" distL="0" distR="0" wp14:anchorId="43AD0F35" wp14:editId="530DD660">
              <wp:extent cx="3714256" cy="1824037"/>
              <wp:effectExtent l="0" t="0" r="63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8492" cy="1826117"/>
                      </a:xfrm>
                      <a:prstGeom prst="rect">
                        <a:avLst/>
                      </a:prstGeom>
                    </pic:spPr>
                  </pic:pic>
                </a:graphicData>
              </a:graphic>
            </wp:inline>
          </w:drawing>
        </w:r>
      </w:ins>
    </w:p>
    <w:p w14:paraId="1FA7FCBF" w14:textId="3C68B67A" w:rsidR="00C32549" w:rsidRDefault="00C32549">
      <w:pPr>
        <w:spacing w:beforeLines="50" w:before="156" w:afterLines="50" w:after="156"/>
        <w:ind w:firstLineChars="200" w:firstLine="480"/>
        <w:rPr>
          <w:ins w:id="141" w:author="yunwei x" w:date="2022-12-02T00:27:00Z"/>
          <w:rFonts w:ascii="微软雅黑" w:eastAsia="微软雅黑" w:hAnsi="微软雅黑" w:cs="微软雅黑"/>
          <w:sz w:val="24"/>
          <w:lang w:eastAsia="zh-Hans"/>
        </w:rPr>
      </w:pPr>
      <w:ins w:id="142" w:author="yunwei x" w:date="2022-12-02T00:27:00Z">
        <w:r>
          <w:rPr>
            <w:rFonts w:ascii="微软雅黑" w:eastAsia="微软雅黑" w:hAnsi="微软雅黑" w:cs="微软雅黑" w:hint="eastAsia"/>
            <w:sz w:val="24"/>
            <w:lang w:eastAsia="zh-Hans"/>
          </w:rPr>
          <w:t>命令行的帮助信息如下：</w:t>
        </w:r>
      </w:ins>
    </w:p>
    <w:p w14:paraId="182D28C9" w14:textId="2DA4FA7A" w:rsidR="00C32549" w:rsidRDefault="00C32549">
      <w:pPr>
        <w:spacing w:beforeLines="50" w:before="156" w:afterLines="50" w:after="156"/>
        <w:ind w:firstLineChars="200" w:firstLine="420"/>
        <w:rPr>
          <w:ins w:id="143" w:author="yunwei x" w:date="2022-12-02T00:24:00Z"/>
          <w:rFonts w:ascii="微软雅黑" w:eastAsia="微软雅黑" w:hAnsi="微软雅黑" w:cs="微软雅黑" w:hint="eastAsia"/>
          <w:sz w:val="24"/>
        </w:rPr>
      </w:pPr>
      <w:ins w:id="144" w:author="yunwei x" w:date="2022-12-02T00:27:00Z">
        <w:r>
          <w:rPr>
            <w:noProof/>
          </w:rPr>
          <w:lastRenderedPageBreak/>
          <w:drawing>
            <wp:inline distT="0" distB="0" distL="0" distR="0" wp14:anchorId="2D29F4AF" wp14:editId="45DC427A">
              <wp:extent cx="4052888" cy="2223575"/>
              <wp:effectExtent l="0" t="0" r="508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982" cy="2226370"/>
                      </a:xfrm>
                      <a:prstGeom prst="rect">
                        <a:avLst/>
                      </a:prstGeom>
                    </pic:spPr>
                  </pic:pic>
                </a:graphicData>
              </a:graphic>
            </wp:inline>
          </w:drawing>
        </w:r>
      </w:ins>
    </w:p>
    <w:p w14:paraId="36FEDDE3" w14:textId="765F57B7" w:rsidR="00483B1C" w:rsidRDefault="00000000">
      <w:pPr>
        <w:spacing w:beforeLines="50" w:before="156" w:afterLines="50" w:after="156"/>
        <w:ind w:firstLineChars="200" w:firstLine="480"/>
        <w:rPr>
          <w:rFonts w:ascii="微软雅黑" w:eastAsia="微软雅黑" w:hAnsi="微软雅黑" w:cs="微软雅黑"/>
          <w:sz w:val="24"/>
          <w:lang w:eastAsia="zh-Hans"/>
        </w:rPr>
      </w:pPr>
      <w:r>
        <w:rPr>
          <w:rFonts w:ascii="微软雅黑" w:eastAsia="微软雅黑" w:hAnsi="微软雅黑" w:cs="微软雅黑" w:hint="eastAsia"/>
          <w:sz w:val="24"/>
          <w:lang w:eastAsia="zh-Hans"/>
        </w:rPr>
        <w:t>另外，它与和原生 libbpf 完全兼容，可以获取libbpf tools的内核态代码</w:t>
      </w:r>
      <w:ins w:id="145" w:author="yunwei x" w:date="2022-12-02T00:15:00Z">
        <w:r w:rsidR="00FD6DAE">
          <w:rPr>
            <w:rFonts w:ascii="微软雅黑" w:eastAsia="微软雅黑" w:hAnsi="微软雅黑" w:cs="微软雅黑" w:hint="eastAsia"/>
            <w:sz w:val="24"/>
            <w:lang w:eastAsia="zh-Hans"/>
          </w:rPr>
          <w:t>后</w:t>
        </w:r>
      </w:ins>
      <w:r>
        <w:rPr>
          <w:rFonts w:ascii="微软雅黑" w:eastAsia="微软雅黑" w:hAnsi="微软雅黑" w:cs="微软雅黑" w:hint="eastAsia"/>
          <w:sz w:val="24"/>
          <w:lang w:eastAsia="zh-Hans"/>
        </w:rPr>
        <w:t>，无需修改任何代码，可直接</w:t>
      </w:r>
      <w:ins w:id="146" w:author="yunwei x" w:date="2022-12-02T00:24:00Z">
        <w:r w:rsidR="00C32549">
          <w:rPr>
            <w:rFonts w:ascii="微软雅黑" w:eastAsia="微软雅黑" w:hAnsi="微软雅黑" w:cs="微软雅黑" w:hint="eastAsia"/>
            <w:sz w:val="24"/>
            <w:lang w:eastAsia="zh-Hans"/>
          </w:rPr>
          <w:t>打包发布运行</w:t>
        </w:r>
      </w:ins>
      <w:del w:id="147" w:author="yunwei x" w:date="2022-12-02T00:24:00Z">
        <w:r w:rsidDel="00C32549">
          <w:rPr>
            <w:rFonts w:ascii="微软雅黑" w:eastAsia="微软雅黑" w:hAnsi="微软雅黑" w:cs="微软雅黑" w:hint="eastAsia"/>
            <w:sz w:val="24"/>
            <w:lang w:eastAsia="zh-Hans"/>
          </w:rPr>
          <w:delText>运行</w:delText>
        </w:r>
      </w:del>
      <w:ins w:id="148" w:author="yunwei x" w:date="2022-12-02T00:24:00Z">
        <w:r w:rsidR="00C32549">
          <w:rPr>
            <w:rFonts w:ascii="微软雅黑" w:eastAsia="微软雅黑" w:hAnsi="微软雅黑" w:cs="微软雅黑" w:hint="eastAsia"/>
            <w:sz w:val="24"/>
            <w:lang w:eastAsia="zh-Hans"/>
          </w:rPr>
          <w:t>。</w:t>
        </w:r>
      </w:ins>
      <w:del w:id="149" w:author="yunwei x" w:date="2022-12-02T00:21:00Z">
        <w:r w:rsidDel="00FD6DAE">
          <w:rPr>
            <w:rFonts w:ascii="微软雅黑" w:eastAsia="微软雅黑" w:hAnsi="微软雅黑" w:cs="微软雅黑" w:hint="eastAsia"/>
            <w:sz w:val="24"/>
            <w:lang w:eastAsia="zh-Hans"/>
          </w:rPr>
          <w:delText>。</w:delText>
        </w:r>
      </w:del>
    </w:p>
    <w:p w14:paraId="6A9327FA" w14:textId="77777777" w:rsidR="00483B1C" w:rsidRDefault="00000000">
      <w:pPr>
        <w:spacing w:beforeLines="50" w:before="156" w:afterLines="50" w:after="156"/>
        <w:ind w:firstLineChars="200" w:firstLine="480"/>
        <w:rPr>
          <w:rFonts w:ascii="微软雅黑" w:eastAsia="微软雅黑" w:hAnsi="微软雅黑" w:cs="微软雅黑"/>
          <w:sz w:val="24"/>
          <w:lang w:eastAsia="zh-Hans"/>
        </w:rPr>
      </w:pPr>
      <w:r>
        <w:rPr>
          <w:rFonts w:ascii="微软雅黑" w:eastAsia="微软雅黑" w:hAnsi="微软雅黑" w:cs="微软雅黑" w:hint="eastAsia"/>
          <w:sz w:val="24"/>
        </w:rPr>
        <w:t xml:space="preserve">可以额外添加 tracepoint </w:t>
      </w:r>
      <w:r>
        <w:rPr>
          <w:rFonts w:ascii="微软雅黑" w:eastAsia="微软雅黑" w:hAnsi="微软雅黑" w:cs="微软雅黑" w:hint="eastAsia"/>
          <w:sz w:val="24"/>
          <w:lang w:eastAsia="zh-Hans"/>
        </w:rPr>
        <w:t>，</w:t>
      </w:r>
      <w:r>
        <w:rPr>
          <w:rFonts w:ascii="微软雅黑" w:eastAsia="微软雅黑" w:hAnsi="微软雅黑" w:cs="微软雅黑" w:hint="eastAsia"/>
          <w:sz w:val="24"/>
        </w:rPr>
        <w:t>也可以通过注释的形式添加</w:t>
      </w:r>
      <w:r>
        <w:rPr>
          <w:rFonts w:ascii="微软雅黑" w:eastAsia="微软雅黑" w:hAnsi="微软雅黑" w:cs="微软雅黑" w:hint="eastAsia"/>
          <w:sz w:val="24"/>
          <w:lang w:eastAsia="zh-Hans"/>
        </w:rPr>
        <w:t>其他内容</w:t>
      </w:r>
      <w:r>
        <w:rPr>
          <w:rFonts w:ascii="微软雅黑" w:eastAsia="微软雅黑" w:hAnsi="微软雅黑" w:cs="微软雅黑" w:hint="eastAsia"/>
          <w:sz w:val="24"/>
        </w:rPr>
        <w:t>。使用容器打包编译工具链</w:t>
      </w:r>
      <w:r>
        <w:rPr>
          <w:rFonts w:ascii="微软雅黑" w:eastAsia="微软雅黑" w:hAnsi="微软雅黑" w:cs="微软雅黑" w:hint="eastAsia"/>
          <w:sz w:val="24"/>
          <w:lang w:eastAsia="zh-Hans"/>
        </w:rPr>
        <w:t>，无需</w:t>
      </w:r>
      <w:r>
        <w:rPr>
          <w:rFonts w:ascii="微软雅黑" w:eastAsia="微软雅黑" w:hAnsi="微软雅黑" w:cs="微软雅黑" w:hint="eastAsia"/>
          <w:sz w:val="24"/>
        </w:rPr>
        <w:t>担心环境配置问题</w:t>
      </w:r>
      <w:r>
        <w:rPr>
          <w:rFonts w:ascii="微软雅黑" w:eastAsia="微软雅黑" w:hAnsi="微软雅黑" w:cs="微软雅黑" w:hint="eastAsia"/>
          <w:sz w:val="24"/>
          <w:lang w:eastAsia="zh-Hans"/>
        </w:rPr>
        <w:t>，</w:t>
      </w:r>
      <w:r>
        <w:rPr>
          <w:rFonts w:ascii="微软雅黑" w:eastAsia="微软雅黑" w:hAnsi="微软雅黑" w:cs="微软雅黑" w:hint="eastAsia"/>
          <w:sz w:val="24"/>
        </w:rPr>
        <w:t>一行命令生成项目模板、一行命令编译</w:t>
      </w:r>
      <w:r>
        <w:rPr>
          <w:rFonts w:ascii="微软雅黑" w:eastAsia="微软雅黑" w:hAnsi="微软雅黑" w:cs="微软雅黑" w:hint="eastAsia"/>
          <w:sz w:val="24"/>
          <w:lang w:eastAsia="zh-Hans"/>
        </w:rPr>
        <w:t>。</w:t>
      </w:r>
    </w:p>
    <w:p w14:paraId="2A718BD8" w14:textId="77777777" w:rsidR="00483B1C" w:rsidRDefault="00000000">
      <w:pPr>
        <w:spacing w:beforeLines="50" w:before="156" w:afterLines="50" w:after="156"/>
        <w:rPr>
          <w:rFonts w:ascii="微软雅黑" w:eastAsia="微软雅黑" w:hAnsi="微软雅黑" w:cs="微软雅黑"/>
          <w:sz w:val="24"/>
          <w:lang w:eastAsia="zh-Hans"/>
        </w:rPr>
      </w:pPr>
      <w:r>
        <w:rPr>
          <w:rFonts w:ascii="微软雅黑" w:eastAsia="微软雅黑" w:hAnsi="微软雅黑" w:cs="微软雅黑" w:hint="eastAsia"/>
          <w:noProof/>
          <w:sz w:val="24"/>
          <w:lang w:eastAsia="zh-Hans"/>
        </w:rPr>
        <w:drawing>
          <wp:inline distT="0" distB="0" distL="114300" distR="114300" wp14:anchorId="3F48729F" wp14:editId="59621607">
            <wp:extent cx="5269865" cy="2868295"/>
            <wp:effectExtent l="0" t="0" r="13335" b="1905"/>
            <wp:docPr id="4" name="图片 4" descr="屏幕快照 2022-11-10 下午10.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2-11-10 下午10.32.57"/>
                    <pic:cNvPicPr>
                      <a:picLocks noChangeAspect="1"/>
                    </pic:cNvPicPr>
                  </pic:nvPicPr>
                  <pic:blipFill>
                    <a:blip r:embed="rId15"/>
                    <a:stretch>
                      <a:fillRect/>
                    </a:stretch>
                  </pic:blipFill>
                  <pic:spPr>
                    <a:xfrm>
                      <a:off x="0" y="0"/>
                      <a:ext cx="5269865" cy="2868295"/>
                    </a:xfrm>
                    <a:prstGeom prst="rect">
                      <a:avLst/>
                    </a:prstGeom>
                  </pic:spPr>
                </pic:pic>
              </a:graphicData>
            </a:graphic>
          </wp:inline>
        </w:drawing>
      </w:r>
    </w:p>
    <w:p w14:paraId="610EB821" w14:textId="70393B79" w:rsidR="00483B1C" w:rsidRDefault="00000000">
      <w:pPr>
        <w:widowControl/>
        <w:jc w:val="left"/>
        <w:rPr>
          <w:rFonts w:ascii="微软雅黑" w:eastAsia="微软雅黑" w:hAnsi="微软雅黑" w:cs="微软雅黑"/>
          <w:sz w:val="24"/>
        </w:rPr>
      </w:pPr>
      <w:r>
        <w:rPr>
          <w:rFonts w:ascii="微软雅黑" w:eastAsia="微软雅黑" w:hAnsi="微软雅黑" w:cs="微软雅黑"/>
          <w:color w:val="171A1D"/>
          <w:kern w:val="0"/>
          <w:szCs w:val="21"/>
          <w:shd w:val="clear" w:color="auto" w:fill="FFFFFF"/>
          <w:lang w:bidi="ar"/>
        </w:rPr>
        <w:t xml:space="preserve">一般来说，一个完整的 </w:t>
      </w:r>
      <w:del w:id="150" w:author="yunwei x" w:date="2022-12-02T00:11:00Z">
        <w:r w:rsidDel="00374356">
          <w:rPr>
            <w:rFonts w:ascii="微软雅黑" w:eastAsia="微软雅黑" w:hAnsi="微软雅黑" w:cs="微软雅黑"/>
            <w:color w:val="171A1D"/>
            <w:kern w:val="0"/>
            <w:szCs w:val="21"/>
            <w:shd w:val="clear" w:color="auto" w:fill="FFFFFF"/>
            <w:lang w:bidi="ar"/>
          </w:rPr>
          <w:delText>eBPF</w:delText>
        </w:r>
      </w:del>
      <w:ins w:id="151" w:author="yunwei x" w:date="2022-12-02T00:11:00Z">
        <w:r w:rsidR="00374356" w:rsidRPr="00374356">
          <w:rPr>
            <w:rFonts w:ascii="微软雅黑" w:eastAsia="微软雅黑" w:hAnsi="微软雅黑" w:cs="微软雅黑"/>
            <w:color w:val="171A1D"/>
            <w:kern w:val="0"/>
            <w:szCs w:val="21"/>
            <w:shd w:val="clear" w:color="auto" w:fill="FFFFFF"/>
            <w:lang w:bidi="ar"/>
          </w:rPr>
          <w:t>eBPF</w:t>
        </w:r>
      </w:ins>
      <w:r>
        <w:rPr>
          <w:rFonts w:ascii="微软雅黑" w:eastAsia="微软雅黑" w:hAnsi="微软雅黑" w:cs="微软雅黑"/>
          <w:color w:val="171A1D"/>
          <w:kern w:val="0"/>
          <w:szCs w:val="21"/>
          <w:shd w:val="clear" w:color="auto" w:fill="FFFFFF"/>
          <w:lang w:bidi="ar"/>
        </w:rPr>
        <w:t xml:space="preserve"> 应用程序分为用户空间程序和内核程序两部分，用户空间程序负责加载 BPF 字节码至内核，或负责读取内核回传的统计信息或者事件详情，进行相关的数据处理和控制。</w:t>
      </w:r>
      <w:r>
        <w:rPr>
          <w:rFonts w:ascii="微软雅黑" w:eastAsia="微软雅黑" w:hAnsi="微软雅黑" w:cs="微软雅黑"/>
          <w:color w:val="171A1D"/>
          <w:kern w:val="0"/>
          <w:szCs w:val="21"/>
          <w:shd w:val="clear" w:color="auto" w:fill="FFFFFF"/>
          <w:lang w:bidi="ar"/>
        </w:rPr>
        <w:br/>
      </w:r>
      <w:r>
        <w:rPr>
          <w:rFonts w:ascii="微软雅黑" w:eastAsia="微软雅黑" w:hAnsi="微软雅黑" w:cs="微软雅黑"/>
          <w:color w:val="171A1D"/>
          <w:kern w:val="0"/>
          <w:szCs w:val="21"/>
          <w:shd w:val="clear" w:color="auto" w:fill="FFFFFF"/>
          <w:lang w:bidi="ar"/>
        </w:rPr>
        <w:lastRenderedPageBreak/>
        <w:br/>
        <w:t xml:space="preserve">我们可以在 </w:t>
      </w:r>
      <w:del w:id="152" w:author="yunwei x" w:date="2022-12-02T00:11:00Z">
        <w:r w:rsidDel="00374356">
          <w:rPr>
            <w:rFonts w:ascii="微软雅黑" w:eastAsia="微软雅黑" w:hAnsi="微软雅黑" w:cs="微软雅黑"/>
            <w:color w:val="171A1D"/>
            <w:kern w:val="0"/>
            <w:szCs w:val="21"/>
            <w:shd w:val="clear" w:color="auto" w:fill="FFFFFF"/>
            <w:lang w:bidi="ar"/>
          </w:rPr>
          <w:delText xml:space="preserve">WASM </w:delText>
        </w:r>
      </w:del>
      <w:ins w:id="153" w:author="yunwei x" w:date="2022-12-02T00:11:00Z">
        <w:r w:rsidR="00374356" w:rsidRPr="00374356">
          <w:rPr>
            <w:rFonts w:ascii="微软雅黑" w:eastAsia="微软雅黑" w:hAnsi="微软雅黑" w:cs="微软雅黑"/>
            <w:color w:val="171A1D"/>
            <w:kern w:val="0"/>
            <w:szCs w:val="21"/>
            <w:shd w:val="clear" w:color="auto" w:fill="FFFFFF"/>
            <w:lang w:bidi="ar"/>
          </w:rPr>
          <w:t>WASM</w:t>
        </w:r>
      </w:ins>
      <w:r>
        <w:rPr>
          <w:rFonts w:ascii="微软雅黑" w:eastAsia="微软雅黑" w:hAnsi="微软雅黑" w:cs="微软雅黑"/>
          <w:color w:val="171A1D"/>
          <w:kern w:val="0"/>
          <w:szCs w:val="21"/>
          <w:shd w:val="clear" w:color="auto" w:fill="FFFFFF"/>
          <w:lang w:bidi="ar"/>
        </w:rPr>
        <w:t xml:space="preserve">中编写用户态辅助程序，来完成安全、高效的用户态数据处理和控制逻辑，它同样具备 </w:t>
      </w:r>
      <w:del w:id="154" w:author="yunwei x" w:date="2022-12-02T00:11:00Z">
        <w:r w:rsidDel="00374356">
          <w:rPr>
            <w:rFonts w:ascii="微软雅黑" w:eastAsia="微软雅黑" w:hAnsi="微软雅黑" w:cs="微软雅黑"/>
            <w:color w:val="171A1D"/>
            <w:kern w:val="0"/>
            <w:szCs w:val="21"/>
            <w:shd w:val="clear" w:color="auto" w:fill="FFFFFF"/>
            <w:lang w:bidi="ar"/>
          </w:rPr>
          <w:delText>eBPF</w:delText>
        </w:r>
      </w:del>
      <w:ins w:id="155" w:author="yunwei x" w:date="2022-12-02T00:11:00Z">
        <w:r w:rsidR="00374356" w:rsidRPr="00374356">
          <w:rPr>
            <w:rFonts w:ascii="微软雅黑" w:eastAsia="微软雅黑" w:hAnsi="微软雅黑" w:cs="微软雅黑"/>
            <w:color w:val="171A1D"/>
            <w:kern w:val="0"/>
            <w:szCs w:val="21"/>
            <w:shd w:val="clear" w:color="auto" w:fill="FFFFFF"/>
            <w:lang w:bidi="ar"/>
          </w:rPr>
          <w:t>eBPF</w:t>
        </w:r>
      </w:ins>
      <w:r>
        <w:rPr>
          <w:rFonts w:ascii="微软雅黑" w:eastAsia="微软雅黑" w:hAnsi="微软雅黑" w:cs="微软雅黑"/>
          <w:color w:val="171A1D"/>
          <w:kern w:val="0"/>
          <w:szCs w:val="21"/>
          <w:shd w:val="clear" w:color="auto" w:fill="FFFFFF"/>
          <w:lang w:bidi="ar"/>
        </w:rPr>
        <w:t xml:space="preserve"> 的特性，例如安全性（</w:t>
      </w:r>
      <w:del w:id="156" w:author="yunwei x" w:date="2022-12-02T00:11:00Z">
        <w:r w:rsidDel="00374356">
          <w:rPr>
            <w:rFonts w:ascii="微软雅黑" w:eastAsia="微软雅黑" w:hAnsi="微软雅黑" w:cs="微软雅黑"/>
            <w:color w:val="171A1D"/>
            <w:kern w:val="0"/>
            <w:szCs w:val="21"/>
            <w:shd w:val="clear" w:color="auto" w:fill="FFFFFF"/>
            <w:lang w:bidi="ar"/>
          </w:rPr>
          <w:delText xml:space="preserve">wasm </w:delText>
        </w:r>
      </w:del>
      <w:ins w:id="157" w:author="yunwei x" w:date="2022-12-02T00:11:00Z">
        <w:r w:rsidR="00374356" w:rsidRPr="00374356">
          <w:rPr>
            <w:rFonts w:ascii="微软雅黑" w:eastAsia="微软雅黑" w:hAnsi="微软雅黑" w:cs="微软雅黑"/>
            <w:color w:val="171A1D"/>
            <w:kern w:val="0"/>
            <w:szCs w:val="21"/>
            <w:shd w:val="clear" w:color="auto" w:fill="FFFFFF"/>
            <w:lang w:bidi="ar"/>
          </w:rPr>
          <w:t>WASM</w:t>
        </w:r>
      </w:ins>
      <w:r>
        <w:rPr>
          <w:rFonts w:ascii="微软雅黑" w:eastAsia="微软雅黑" w:hAnsi="微软雅黑" w:cs="微软雅黑"/>
          <w:color w:val="171A1D"/>
          <w:kern w:val="0"/>
          <w:szCs w:val="21"/>
          <w:shd w:val="clear" w:color="auto" w:fill="FFFFFF"/>
          <w:lang w:bidi="ar"/>
        </w:rPr>
        <w:t xml:space="preserve">和 </w:t>
      </w:r>
      <w:del w:id="158" w:author="yunwei x" w:date="2022-12-02T00:11:00Z">
        <w:r w:rsidDel="00374356">
          <w:rPr>
            <w:rFonts w:ascii="微软雅黑" w:eastAsia="微软雅黑" w:hAnsi="微软雅黑" w:cs="微软雅黑"/>
            <w:color w:val="171A1D"/>
            <w:kern w:val="0"/>
            <w:szCs w:val="21"/>
            <w:shd w:val="clear" w:color="auto" w:fill="FFFFFF"/>
            <w:lang w:bidi="ar"/>
          </w:rPr>
          <w:delText>ebpf</w:delText>
        </w:r>
      </w:del>
      <w:ins w:id="159" w:author="yunwei x" w:date="2022-12-02T00:11:00Z">
        <w:r w:rsidR="00374356" w:rsidRPr="00374356">
          <w:rPr>
            <w:rFonts w:ascii="微软雅黑" w:eastAsia="微软雅黑" w:hAnsi="微软雅黑" w:cs="微软雅黑"/>
            <w:color w:val="171A1D"/>
            <w:kern w:val="0"/>
            <w:szCs w:val="21"/>
            <w:shd w:val="clear" w:color="auto" w:fill="FFFFFF"/>
            <w:lang w:bidi="ar"/>
          </w:rPr>
          <w:t>eBPF</w:t>
        </w:r>
      </w:ins>
      <w:r>
        <w:rPr>
          <w:rFonts w:ascii="微软雅黑" w:eastAsia="微软雅黑" w:hAnsi="微软雅黑" w:cs="微软雅黑"/>
          <w:color w:val="171A1D"/>
          <w:kern w:val="0"/>
          <w:szCs w:val="21"/>
          <w:shd w:val="clear" w:color="auto" w:fill="FFFFFF"/>
          <w:lang w:bidi="ar"/>
        </w:rPr>
        <w:t xml:space="preserve"> 一样也是个沙盒环境，在用户态运行的时候即使 </w:t>
      </w:r>
      <w:del w:id="160" w:author="yunwei x" w:date="2022-12-02T00:11:00Z">
        <w:r w:rsidDel="00374356">
          <w:rPr>
            <w:rFonts w:ascii="微软雅黑" w:eastAsia="微软雅黑" w:hAnsi="微软雅黑" w:cs="微软雅黑"/>
            <w:color w:val="171A1D"/>
            <w:kern w:val="0"/>
            <w:szCs w:val="21"/>
            <w:shd w:val="clear" w:color="auto" w:fill="FFFFFF"/>
            <w:lang w:bidi="ar"/>
          </w:rPr>
          <w:delText xml:space="preserve">wasm </w:delText>
        </w:r>
      </w:del>
      <w:ins w:id="161" w:author="yunwei x" w:date="2022-12-02T00:11:00Z">
        <w:r w:rsidR="00374356" w:rsidRPr="00374356">
          <w:rPr>
            <w:rFonts w:ascii="微软雅黑" w:eastAsia="微软雅黑" w:hAnsi="微软雅黑" w:cs="微软雅黑"/>
            <w:color w:val="171A1D"/>
            <w:kern w:val="0"/>
            <w:szCs w:val="21"/>
            <w:shd w:val="clear" w:color="auto" w:fill="FFFFFF"/>
            <w:lang w:bidi="ar"/>
          </w:rPr>
          <w:t>WASM</w:t>
        </w:r>
      </w:ins>
      <w:r>
        <w:rPr>
          <w:rFonts w:ascii="微软雅黑" w:eastAsia="微软雅黑" w:hAnsi="微软雅黑" w:cs="微软雅黑"/>
          <w:color w:val="171A1D"/>
          <w:kern w:val="0"/>
          <w:szCs w:val="21"/>
          <w:shd w:val="clear" w:color="auto" w:fill="FFFFFF"/>
          <w:lang w:bidi="ar"/>
        </w:rPr>
        <w:t xml:space="preserve">模块崩溃了，也不会造成宿主程序的异常退出）、可移植性、轻量级、模块化等等，也可以作为插件使用，添加新的数据处理逻辑时，也不需要更改原本的代码。（注意 </w:t>
      </w:r>
      <w:del w:id="162" w:author="yunwei x" w:date="2022-12-02T00:11:00Z">
        <w:r w:rsidDel="00374356">
          <w:rPr>
            <w:rFonts w:ascii="微软雅黑" w:eastAsia="微软雅黑" w:hAnsi="微软雅黑" w:cs="微软雅黑"/>
            <w:color w:val="171A1D"/>
            <w:kern w:val="0"/>
            <w:szCs w:val="21"/>
            <w:shd w:val="clear" w:color="auto" w:fill="FFFFFF"/>
            <w:lang w:bidi="ar"/>
          </w:rPr>
          <w:delText xml:space="preserve">wasm </w:delText>
        </w:r>
      </w:del>
      <w:ins w:id="163" w:author="yunwei x" w:date="2022-12-02T00:11:00Z">
        <w:r w:rsidR="00374356" w:rsidRPr="00374356">
          <w:rPr>
            <w:rFonts w:ascii="微软雅黑" w:eastAsia="微软雅黑" w:hAnsi="微软雅黑" w:cs="微软雅黑"/>
            <w:color w:val="171A1D"/>
            <w:kern w:val="0"/>
            <w:szCs w:val="21"/>
            <w:shd w:val="clear" w:color="auto" w:fill="FFFFFF"/>
            <w:lang w:bidi="ar"/>
          </w:rPr>
          <w:t>WASM</w:t>
        </w:r>
      </w:ins>
      <w:r>
        <w:rPr>
          <w:rFonts w:ascii="微软雅黑" w:eastAsia="微软雅黑" w:hAnsi="微软雅黑" w:cs="微软雅黑"/>
          <w:color w:val="171A1D"/>
          <w:kern w:val="0"/>
          <w:szCs w:val="21"/>
          <w:shd w:val="clear" w:color="auto" w:fill="FFFFFF"/>
          <w:lang w:bidi="ar"/>
        </w:rPr>
        <w:t>是可选而不是必须的，对于一些简单的应用而言，编写内核态代码就足够了）</w:t>
      </w:r>
      <w:r>
        <w:rPr>
          <w:rFonts w:ascii="微软雅黑" w:eastAsia="微软雅黑" w:hAnsi="微软雅黑" w:cs="微软雅黑"/>
          <w:color w:val="171A1D"/>
          <w:kern w:val="0"/>
          <w:szCs w:val="21"/>
          <w:shd w:val="clear" w:color="auto" w:fill="FFFFFF"/>
          <w:lang w:bidi="ar"/>
        </w:rPr>
        <w:br/>
      </w:r>
      <w:r>
        <w:rPr>
          <w:rFonts w:ascii="微软雅黑" w:eastAsia="微软雅黑" w:hAnsi="微软雅黑" w:cs="微软雅黑"/>
          <w:color w:val="171A1D"/>
          <w:kern w:val="0"/>
          <w:szCs w:val="21"/>
          <w:shd w:val="clear" w:color="auto" w:fill="FFFFFF"/>
          <w:lang w:bidi="ar"/>
        </w:rPr>
        <w:br/>
        <w:t xml:space="preserve">实际上，我们是用 C 语言编写代码，然后打包生成 </w:t>
      </w:r>
      <w:del w:id="164" w:author="yunwei x" w:date="2022-12-02T00:11:00Z">
        <w:r w:rsidDel="00374356">
          <w:rPr>
            <w:rFonts w:ascii="微软雅黑" w:eastAsia="微软雅黑" w:hAnsi="微软雅黑" w:cs="微软雅黑"/>
            <w:color w:val="171A1D"/>
            <w:kern w:val="0"/>
            <w:szCs w:val="21"/>
            <w:shd w:val="clear" w:color="auto" w:fill="FFFFFF"/>
            <w:lang w:bidi="ar"/>
          </w:rPr>
          <w:delText xml:space="preserve">WASM </w:delText>
        </w:r>
      </w:del>
      <w:ins w:id="165" w:author="yunwei x" w:date="2022-12-02T00:11:00Z">
        <w:r w:rsidR="00374356" w:rsidRPr="00374356">
          <w:rPr>
            <w:rFonts w:ascii="微软雅黑" w:eastAsia="微软雅黑" w:hAnsi="微软雅黑" w:cs="微软雅黑"/>
            <w:color w:val="171A1D"/>
            <w:kern w:val="0"/>
            <w:szCs w:val="21"/>
            <w:shd w:val="clear" w:color="auto" w:fill="FFFFFF"/>
            <w:lang w:bidi="ar"/>
          </w:rPr>
          <w:t>WASM</w:t>
        </w:r>
      </w:ins>
      <w:r>
        <w:rPr>
          <w:rFonts w:ascii="微软雅黑" w:eastAsia="微软雅黑" w:hAnsi="微软雅黑" w:cs="微软雅黑"/>
          <w:color w:val="171A1D"/>
          <w:kern w:val="0"/>
          <w:szCs w:val="21"/>
          <w:shd w:val="clear" w:color="auto" w:fill="FFFFFF"/>
          <w:lang w:bidi="ar"/>
        </w:rPr>
        <w:t>模块。之后我们可以：</w:t>
      </w:r>
      <w:del w:id="166" w:author="yunwei x" w:date="2022-12-02T00:16:00Z">
        <w:r w:rsidDel="00FD6DAE">
          <w:rPr>
            <w:rFonts w:ascii="微软雅黑" w:eastAsia="微软雅黑" w:hAnsi="微软雅黑" w:cs="微软雅黑"/>
            <w:color w:val="171A1D"/>
            <w:kern w:val="0"/>
            <w:szCs w:val="21"/>
            <w:shd w:val="clear" w:color="auto" w:fill="FFFFFF"/>
            <w:lang w:bidi="ar"/>
          </w:rPr>
          <w:br/>
        </w:r>
      </w:del>
      <w:r>
        <w:rPr>
          <w:rFonts w:ascii="微软雅黑" w:eastAsia="微软雅黑" w:hAnsi="微软雅黑" w:cs="微软雅黑"/>
          <w:color w:val="171A1D"/>
          <w:kern w:val="0"/>
          <w:szCs w:val="21"/>
          <w:shd w:val="clear" w:color="auto" w:fill="FFFFFF"/>
          <w:lang w:bidi="ar"/>
        </w:rPr>
        <w:br/>
        <w:t xml:space="preserve">- 借助 WebAssembly 的相关生态帮助分发、管理 </w:t>
      </w:r>
      <w:del w:id="167" w:author="yunwei x" w:date="2022-12-02T00:11:00Z">
        <w:r w:rsidDel="00374356">
          <w:rPr>
            <w:rFonts w:ascii="微软雅黑" w:eastAsia="微软雅黑" w:hAnsi="微软雅黑" w:cs="微软雅黑"/>
            <w:color w:val="171A1D"/>
            <w:kern w:val="0"/>
            <w:szCs w:val="21"/>
            <w:shd w:val="clear" w:color="auto" w:fill="FFFFFF"/>
            <w:lang w:bidi="ar"/>
          </w:rPr>
          <w:delText>eBPF</w:delText>
        </w:r>
      </w:del>
      <w:ins w:id="168" w:author="yunwei x" w:date="2022-12-02T00:11:00Z">
        <w:r w:rsidR="00374356" w:rsidRPr="00374356">
          <w:rPr>
            <w:rFonts w:ascii="微软雅黑" w:eastAsia="微软雅黑" w:hAnsi="微软雅黑" w:cs="微软雅黑"/>
            <w:color w:val="171A1D"/>
            <w:kern w:val="0"/>
            <w:szCs w:val="21"/>
            <w:shd w:val="clear" w:color="auto" w:fill="FFFFFF"/>
            <w:lang w:bidi="ar"/>
          </w:rPr>
          <w:t>eBPF</w:t>
        </w:r>
      </w:ins>
      <w:r>
        <w:rPr>
          <w:rFonts w:ascii="微软雅黑" w:eastAsia="微软雅黑" w:hAnsi="微软雅黑" w:cs="微软雅黑"/>
          <w:color w:val="171A1D"/>
          <w:kern w:val="0"/>
          <w:szCs w:val="21"/>
          <w:shd w:val="clear" w:color="auto" w:fill="FFFFFF"/>
          <w:lang w:bidi="ar"/>
        </w:rPr>
        <w:t xml:space="preserve"> 程序，例如 docker-wasm</w:t>
      </w:r>
      <w:r>
        <w:rPr>
          <w:rFonts w:ascii="微软雅黑" w:eastAsia="微软雅黑" w:hAnsi="微软雅黑" w:cs="微软雅黑"/>
          <w:color w:val="171A1D"/>
          <w:kern w:val="0"/>
          <w:szCs w:val="21"/>
          <w:shd w:val="clear" w:color="auto" w:fill="FFFFFF"/>
          <w:lang w:bidi="ar"/>
        </w:rPr>
        <w:br/>
        <w:t xml:space="preserve">- 可嵌入大型应用中作为 </w:t>
      </w:r>
      <w:del w:id="169" w:author="yunwei x" w:date="2022-12-02T00:11:00Z">
        <w:r w:rsidDel="00374356">
          <w:rPr>
            <w:rFonts w:ascii="微软雅黑" w:eastAsia="微软雅黑" w:hAnsi="微软雅黑" w:cs="微软雅黑"/>
            <w:color w:val="171A1D"/>
            <w:kern w:val="0"/>
            <w:szCs w:val="21"/>
            <w:shd w:val="clear" w:color="auto" w:fill="FFFFFF"/>
            <w:lang w:bidi="ar"/>
          </w:rPr>
          <w:delText>eBPF</w:delText>
        </w:r>
      </w:del>
      <w:ins w:id="170" w:author="yunwei x" w:date="2022-12-02T00:11:00Z">
        <w:r w:rsidR="00374356" w:rsidRPr="00374356">
          <w:rPr>
            <w:rFonts w:ascii="微软雅黑" w:eastAsia="微软雅黑" w:hAnsi="微软雅黑" w:cs="微软雅黑"/>
            <w:color w:val="171A1D"/>
            <w:kern w:val="0"/>
            <w:szCs w:val="21"/>
            <w:shd w:val="clear" w:color="auto" w:fill="FFFFFF"/>
            <w:lang w:bidi="ar"/>
          </w:rPr>
          <w:t>eBPF</w:t>
        </w:r>
      </w:ins>
      <w:r>
        <w:rPr>
          <w:rFonts w:ascii="微软雅黑" w:eastAsia="微软雅黑" w:hAnsi="微软雅黑" w:cs="微软雅黑"/>
          <w:color w:val="171A1D"/>
          <w:kern w:val="0"/>
          <w:szCs w:val="21"/>
          <w:shd w:val="clear" w:color="auto" w:fill="FFFFFF"/>
          <w:lang w:bidi="ar"/>
        </w:rPr>
        <w:t xml:space="preserve"> 可编程模块或插件使用</w:t>
      </w:r>
      <w:r>
        <w:rPr>
          <w:rFonts w:ascii="微软雅黑" w:eastAsia="微软雅黑" w:hAnsi="微软雅黑" w:cs="微软雅黑"/>
          <w:color w:val="171A1D"/>
          <w:kern w:val="0"/>
          <w:szCs w:val="21"/>
          <w:shd w:val="clear" w:color="auto" w:fill="FFFFFF"/>
          <w:lang w:bidi="ar"/>
        </w:rPr>
        <w:br/>
      </w:r>
      <w:r>
        <w:rPr>
          <w:rFonts w:ascii="微软雅黑" w:eastAsia="微软雅黑" w:hAnsi="微软雅黑" w:cs="微软雅黑"/>
          <w:color w:val="171A1D"/>
          <w:kern w:val="0"/>
          <w:szCs w:val="21"/>
          <w:shd w:val="clear" w:color="auto" w:fill="FFFFFF"/>
          <w:lang w:bidi="ar"/>
        </w:rPr>
        <w:br/>
        <w:t xml:space="preserve">这里演示的是一个简单的 </w:t>
      </w:r>
      <w:del w:id="171" w:author="yunwei x" w:date="2022-12-02T00:11:00Z">
        <w:r w:rsidDel="00374356">
          <w:rPr>
            <w:rFonts w:ascii="微软雅黑" w:eastAsia="微软雅黑" w:hAnsi="微软雅黑" w:cs="微软雅黑"/>
            <w:color w:val="171A1D"/>
            <w:kern w:val="0"/>
            <w:szCs w:val="21"/>
            <w:shd w:val="clear" w:color="auto" w:fill="FFFFFF"/>
            <w:lang w:bidi="ar"/>
          </w:rPr>
          <w:delText xml:space="preserve">wasm </w:delText>
        </w:r>
      </w:del>
      <w:ins w:id="172" w:author="yunwei x" w:date="2022-12-02T00:11:00Z">
        <w:r w:rsidR="00374356" w:rsidRPr="00374356">
          <w:rPr>
            <w:rFonts w:ascii="微软雅黑" w:eastAsia="微软雅黑" w:hAnsi="微软雅黑" w:cs="微软雅黑"/>
            <w:color w:val="171A1D"/>
            <w:kern w:val="0"/>
            <w:szCs w:val="21"/>
            <w:shd w:val="clear" w:color="auto" w:fill="FFFFFF"/>
            <w:lang w:bidi="ar"/>
          </w:rPr>
          <w:t>WASM</w:t>
        </w:r>
      </w:ins>
      <w:r>
        <w:rPr>
          <w:rFonts w:ascii="微软雅黑" w:eastAsia="微软雅黑" w:hAnsi="微软雅黑" w:cs="微软雅黑"/>
          <w:color w:val="171A1D"/>
          <w:kern w:val="0"/>
          <w:szCs w:val="21"/>
          <w:shd w:val="clear" w:color="auto" w:fill="FFFFFF"/>
          <w:lang w:bidi="ar"/>
        </w:rPr>
        <w:t>模块，它可以获取当前系统的进程间的 signal 信号传递的事件。它可以接受一些命令行参数，并且对上报的信息进行处理。</w:t>
      </w:r>
      <w:r>
        <w:rPr>
          <w:rFonts w:ascii="微软雅黑" w:eastAsia="微软雅黑" w:hAnsi="微软雅黑" w:cs="微软雅黑"/>
          <w:color w:val="171A1D"/>
          <w:kern w:val="0"/>
          <w:szCs w:val="21"/>
          <w:shd w:val="clear" w:color="auto" w:fill="FFFFFF"/>
          <w:lang w:bidi="ar"/>
        </w:rPr>
        <w:br/>
      </w:r>
      <w:ins w:id="173" w:author="yunwei x" w:date="2022-12-02T00:29:00Z">
        <w:r w:rsidR="00C32549">
          <w:rPr>
            <w:noProof/>
          </w:rPr>
          <w:lastRenderedPageBreak/>
          <w:drawing>
            <wp:inline distT="0" distB="0" distL="0" distR="0" wp14:anchorId="03EBAC17" wp14:editId="57100DB3">
              <wp:extent cx="4681538" cy="2987256"/>
              <wp:effectExtent l="0" t="0" r="508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3187" cy="2988308"/>
                      </a:xfrm>
                      <a:prstGeom prst="rect">
                        <a:avLst/>
                      </a:prstGeom>
                    </pic:spPr>
                  </pic:pic>
                </a:graphicData>
              </a:graphic>
            </wp:inline>
          </w:drawing>
        </w:r>
      </w:ins>
      <w:r>
        <w:rPr>
          <w:rFonts w:ascii="微软雅黑" w:eastAsia="微软雅黑" w:hAnsi="微软雅黑" w:cs="微软雅黑"/>
          <w:color w:val="171A1D"/>
          <w:kern w:val="0"/>
          <w:szCs w:val="21"/>
          <w:shd w:val="clear" w:color="auto" w:fill="FFFFFF"/>
          <w:lang w:bidi="ar"/>
        </w:rPr>
        <w:br/>
        <w:t xml:space="preserve">目前来看，我们已经可以基本上不用进行代码修改，就可以直接把 BCC/libbpf-tools 里面的程序编译为 </w:t>
      </w:r>
      <w:del w:id="174" w:author="yunwei x" w:date="2022-12-02T00:11:00Z">
        <w:r w:rsidDel="00374356">
          <w:rPr>
            <w:rFonts w:ascii="微软雅黑" w:eastAsia="微软雅黑" w:hAnsi="微软雅黑" w:cs="微软雅黑"/>
            <w:color w:val="171A1D"/>
            <w:kern w:val="0"/>
            <w:szCs w:val="21"/>
            <w:shd w:val="clear" w:color="auto" w:fill="FFFFFF"/>
            <w:lang w:bidi="ar"/>
          </w:rPr>
          <w:delText xml:space="preserve">wasm </w:delText>
        </w:r>
      </w:del>
      <w:ins w:id="175" w:author="yunwei x" w:date="2022-12-02T00:11:00Z">
        <w:r w:rsidR="00374356" w:rsidRPr="00374356">
          <w:rPr>
            <w:rFonts w:ascii="微软雅黑" w:eastAsia="微软雅黑" w:hAnsi="微软雅黑" w:cs="微软雅黑"/>
            <w:color w:val="171A1D"/>
            <w:kern w:val="0"/>
            <w:szCs w:val="21"/>
            <w:shd w:val="clear" w:color="auto" w:fill="FFFFFF"/>
            <w:lang w:bidi="ar"/>
          </w:rPr>
          <w:t>WASM</w:t>
        </w:r>
      </w:ins>
      <w:r>
        <w:rPr>
          <w:rFonts w:ascii="微软雅黑" w:eastAsia="微软雅黑" w:hAnsi="微软雅黑" w:cs="微软雅黑"/>
          <w:color w:val="171A1D"/>
          <w:kern w:val="0"/>
          <w:szCs w:val="21"/>
          <w:shd w:val="clear" w:color="auto" w:fill="FFFFFF"/>
          <w:lang w:bidi="ar"/>
        </w:rPr>
        <w:t xml:space="preserve">模块。开发体验来说，也可以做到和使用 C 语言开发 libbpf 的 </w:t>
      </w:r>
      <w:del w:id="176" w:author="yunwei x" w:date="2022-12-02T00:11:00Z">
        <w:r w:rsidDel="00374356">
          <w:rPr>
            <w:rFonts w:ascii="微软雅黑" w:eastAsia="微软雅黑" w:hAnsi="微软雅黑" w:cs="微软雅黑"/>
            <w:color w:val="171A1D"/>
            <w:kern w:val="0"/>
            <w:szCs w:val="21"/>
            <w:shd w:val="clear" w:color="auto" w:fill="FFFFFF"/>
            <w:lang w:bidi="ar"/>
          </w:rPr>
          <w:delText>eBPF</w:delText>
        </w:r>
      </w:del>
      <w:ins w:id="177" w:author="yunwei x" w:date="2022-12-02T00:11:00Z">
        <w:r w:rsidR="00374356" w:rsidRPr="00374356">
          <w:rPr>
            <w:rFonts w:ascii="微软雅黑" w:eastAsia="微软雅黑" w:hAnsi="微软雅黑" w:cs="微软雅黑"/>
            <w:color w:val="171A1D"/>
            <w:kern w:val="0"/>
            <w:szCs w:val="21"/>
            <w:shd w:val="clear" w:color="auto" w:fill="FFFFFF"/>
            <w:lang w:bidi="ar"/>
          </w:rPr>
          <w:t>eBPF</w:t>
        </w:r>
      </w:ins>
      <w:r>
        <w:rPr>
          <w:rFonts w:ascii="微软雅黑" w:eastAsia="微软雅黑" w:hAnsi="微软雅黑" w:cs="微软雅黑"/>
          <w:color w:val="171A1D"/>
          <w:kern w:val="0"/>
          <w:szCs w:val="21"/>
          <w:shd w:val="clear" w:color="auto" w:fill="FFFFFF"/>
          <w:lang w:bidi="ar"/>
        </w:rPr>
        <w:t xml:space="preserve"> 程序完全相同，之后也可以</w:t>
      </w:r>
      <w:ins w:id="178" w:author="yunwei x" w:date="2022-12-02T00:30:00Z">
        <w:r w:rsidR="00C32549">
          <w:rPr>
            <w:rFonts w:ascii="微软雅黑" w:eastAsia="微软雅黑" w:hAnsi="微软雅黑" w:cs="微软雅黑" w:hint="eastAsia"/>
            <w:color w:val="171A1D"/>
            <w:kern w:val="0"/>
            <w:szCs w:val="21"/>
            <w:shd w:val="clear" w:color="auto" w:fill="FFFFFF"/>
            <w:lang w:bidi="ar"/>
          </w:rPr>
          <w:t>尝试</w:t>
        </w:r>
      </w:ins>
      <w:r>
        <w:rPr>
          <w:rFonts w:ascii="微软雅黑" w:eastAsia="微软雅黑" w:hAnsi="微软雅黑" w:cs="微软雅黑"/>
          <w:color w:val="171A1D"/>
          <w:kern w:val="0"/>
          <w:szCs w:val="21"/>
          <w:shd w:val="clear" w:color="auto" w:fill="FFFFFF"/>
          <w:lang w:bidi="ar"/>
        </w:rPr>
        <w:t>引入其他的语言开发 SDK</w:t>
      </w:r>
      <w:ins w:id="179" w:author="yunwei x" w:date="2022-12-02T00:30:00Z">
        <w:r w:rsidR="00C32549">
          <w:rPr>
            <w:rFonts w:ascii="微软雅黑" w:eastAsia="微软雅黑" w:hAnsi="微软雅黑" w:cs="微软雅黑" w:hint="eastAsia"/>
            <w:color w:val="171A1D"/>
            <w:kern w:val="0"/>
            <w:szCs w:val="21"/>
            <w:shd w:val="clear" w:color="auto" w:fill="FFFFFF"/>
            <w:lang w:bidi="ar"/>
          </w:rPr>
          <w:t>，例如 go、Rust</w:t>
        </w:r>
        <w:r w:rsidR="00C32549">
          <w:rPr>
            <w:rFonts w:ascii="微软雅黑" w:eastAsia="微软雅黑" w:hAnsi="微软雅黑" w:cs="微软雅黑"/>
            <w:color w:val="171A1D"/>
            <w:kern w:val="0"/>
            <w:szCs w:val="21"/>
            <w:shd w:val="clear" w:color="auto" w:fill="FFFFFF"/>
            <w:lang w:bidi="ar"/>
          </w:rPr>
          <w:t xml:space="preserve"> </w:t>
        </w:r>
        <w:r w:rsidR="00C32549">
          <w:rPr>
            <w:rFonts w:ascii="微软雅黑" w:eastAsia="微软雅黑" w:hAnsi="微软雅黑" w:cs="微软雅黑" w:hint="eastAsia"/>
            <w:color w:val="171A1D"/>
            <w:kern w:val="0"/>
            <w:szCs w:val="21"/>
            <w:shd w:val="clear" w:color="auto" w:fill="FFFFFF"/>
            <w:lang w:bidi="ar"/>
          </w:rPr>
          <w:t>、Java等等</w:t>
        </w:r>
      </w:ins>
      <w:r>
        <w:rPr>
          <w:rFonts w:ascii="微软雅黑" w:eastAsia="微软雅黑" w:hAnsi="微软雅黑" w:cs="微软雅黑"/>
          <w:color w:val="171A1D"/>
          <w:kern w:val="0"/>
          <w:szCs w:val="21"/>
          <w:shd w:val="clear" w:color="auto" w:fill="FFFFFF"/>
          <w:lang w:bidi="ar"/>
        </w:rPr>
        <w:t>。</w:t>
      </w:r>
      <w:r>
        <w:rPr>
          <w:rFonts w:ascii="微软雅黑" w:eastAsia="微软雅黑" w:hAnsi="微软雅黑" w:cs="微软雅黑"/>
          <w:color w:val="171A1D"/>
          <w:kern w:val="0"/>
          <w:szCs w:val="21"/>
          <w:shd w:val="clear" w:color="auto" w:fill="FFFFFF"/>
          <w:lang w:bidi="ar"/>
        </w:rPr>
        <w:br/>
      </w:r>
      <w:r>
        <w:rPr>
          <w:rFonts w:ascii="微软雅黑" w:eastAsia="微软雅黑" w:hAnsi="微软雅黑" w:cs="微软雅黑"/>
          <w:color w:val="171A1D"/>
          <w:kern w:val="0"/>
          <w:szCs w:val="21"/>
          <w:shd w:val="clear" w:color="auto" w:fill="FFFFFF"/>
          <w:lang w:bidi="ar"/>
        </w:rPr>
        <w:br/>
        <w:t xml:space="preserve">把 </w:t>
      </w:r>
      <w:del w:id="180" w:author="yunwei x" w:date="2022-12-02T00:11:00Z">
        <w:r w:rsidDel="00374356">
          <w:rPr>
            <w:rFonts w:ascii="微软雅黑" w:eastAsia="微软雅黑" w:hAnsi="微软雅黑" w:cs="微软雅黑"/>
            <w:color w:val="171A1D"/>
            <w:kern w:val="0"/>
            <w:szCs w:val="21"/>
            <w:shd w:val="clear" w:color="auto" w:fill="FFFFFF"/>
            <w:lang w:bidi="ar"/>
          </w:rPr>
          <w:delText xml:space="preserve">wasm </w:delText>
        </w:r>
      </w:del>
      <w:ins w:id="181" w:author="yunwei x" w:date="2022-12-02T00:11:00Z">
        <w:r w:rsidR="00374356" w:rsidRPr="00374356">
          <w:rPr>
            <w:rFonts w:ascii="微软雅黑" w:eastAsia="微软雅黑" w:hAnsi="微软雅黑" w:cs="微软雅黑"/>
            <w:color w:val="171A1D"/>
            <w:kern w:val="0"/>
            <w:szCs w:val="21"/>
            <w:shd w:val="clear" w:color="auto" w:fill="FFFFFF"/>
            <w:lang w:bidi="ar"/>
          </w:rPr>
          <w:t>WASM</w:t>
        </w:r>
      </w:ins>
      <w:r>
        <w:rPr>
          <w:rFonts w:ascii="微软雅黑" w:eastAsia="微软雅黑" w:hAnsi="微软雅黑" w:cs="微软雅黑"/>
          <w:color w:val="171A1D"/>
          <w:kern w:val="0"/>
          <w:szCs w:val="21"/>
          <w:shd w:val="clear" w:color="auto" w:fill="FFFFFF"/>
          <w:lang w:bidi="ar"/>
        </w:rPr>
        <w:t xml:space="preserve">和 </w:t>
      </w:r>
      <w:del w:id="182" w:author="yunwei x" w:date="2022-12-02T00:11:00Z">
        <w:r w:rsidDel="00374356">
          <w:rPr>
            <w:rFonts w:ascii="微软雅黑" w:eastAsia="微软雅黑" w:hAnsi="微软雅黑" w:cs="微软雅黑"/>
            <w:color w:val="171A1D"/>
            <w:kern w:val="0"/>
            <w:szCs w:val="21"/>
            <w:shd w:val="clear" w:color="auto" w:fill="FFFFFF"/>
            <w:lang w:bidi="ar"/>
          </w:rPr>
          <w:delText>ebpf</w:delText>
        </w:r>
      </w:del>
      <w:ins w:id="183" w:author="yunwei x" w:date="2022-12-02T00:11:00Z">
        <w:r w:rsidR="00374356" w:rsidRPr="00374356">
          <w:rPr>
            <w:rFonts w:ascii="微软雅黑" w:eastAsia="微软雅黑" w:hAnsi="微软雅黑" w:cs="微软雅黑"/>
            <w:color w:val="171A1D"/>
            <w:kern w:val="0"/>
            <w:szCs w:val="21"/>
            <w:shd w:val="clear" w:color="auto" w:fill="FFFFFF"/>
            <w:lang w:bidi="ar"/>
          </w:rPr>
          <w:t>eBPF</w:t>
        </w:r>
      </w:ins>
      <w:r>
        <w:rPr>
          <w:rFonts w:ascii="微软雅黑" w:eastAsia="微软雅黑" w:hAnsi="微软雅黑" w:cs="微软雅黑"/>
          <w:color w:val="171A1D"/>
          <w:kern w:val="0"/>
          <w:szCs w:val="21"/>
          <w:shd w:val="clear" w:color="auto" w:fill="FFFFFF"/>
          <w:lang w:bidi="ar"/>
        </w:rPr>
        <w:t xml:space="preserve"> 结合起来主要的困难在于，</w:t>
      </w:r>
      <w:del w:id="184" w:author="yunwei x" w:date="2022-12-02T00:11:00Z">
        <w:r w:rsidDel="00374356">
          <w:rPr>
            <w:rFonts w:ascii="微软雅黑" w:eastAsia="微软雅黑" w:hAnsi="微软雅黑" w:cs="微软雅黑"/>
            <w:color w:val="171A1D"/>
            <w:kern w:val="0"/>
            <w:szCs w:val="21"/>
            <w:shd w:val="clear" w:color="auto" w:fill="FFFFFF"/>
            <w:lang w:bidi="ar"/>
          </w:rPr>
          <w:delText xml:space="preserve">WASM </w:delText>
        </w:r>
      </w:del>
      <w:ins w:id="185" w:author="yunwei x" w:date="2022-12-02T00:11:00Z">
        <w:r w:rsidR="00374356" w:rsidRPr="00374356">
          <w:rPr>
            <w:rFonts w:ascii="微软雅黑" w:eastAsia="微软雅黑" w:hAnsi="微软雅黑" w:cs="微软雅黑"/>
            <w:color w:val="171A1D"/>
            <w:kern w:val="0"/>
            <w:szCs w:val="21"/>
            <w:shd w:val="clear" w:color="auto" w:fill="FFFFFF"/>
            <w:lang w:bidi="ar"/>
          </w:rPr>
          <w:t>WASM</w:t>
        </w:r>
      </w:ins>
      <w:r>
        <w:rPr>
          <w:rFonts w:ascii="微软雅黑" w:eastAsia="微软雅黑" w:hAnsi="微软雅黑" w:cs="微软雅黑"/>
          <w:color w:val="171A1D"/>
          <w:kern w:val="0"/>
          <w:szCs w:val="21"/>
          <w:shd w:val="clear" w:color="auto" w:fill="FFFFFF"/>
          <w:lang w:bidi="ar"/>
        </w:rPr>
        <w:t xml:space="preserve">的内存布局和 </w:t>
      </w:r>
      <w:del w:id="186" w:author="yunwei x" w:date="2022-12-02T00:11:00Z">
        <w:r w:rsidDel="00374356">
          <w:rPr>
            <w:rFonts w:ascii="微软雅黑" w:eastAsia="微软雅黑" w:hAnsi="微软雅黑" w:cs="微软雅黑"/>
            <w:color w:val="171A1D"/>
            <w:kern w:val="0"/>
            <w:szCs w:val="21"/>
            <w:shd w:val="clear" w:color="auto" w:fill="FFFFFF"/>
            <w:lang w:bidi="ar"/>
          </w:rPr>
          <w:delText>eBPF</w:delText>
        </w:r>
      </w:del>
      <w:ins w:id="187" w:author="yunwei x" w:date="2022-12-02T00:11:00Z">
        <w:r w:rsidR="00374356" w:rsidRPr="00374356">
          <w:rPr>
            <w:rFonts w:ascii="微软雅黑" w:eastAsia="微软雅黑" w:hAnsi="微软雅黑" w:cs="微软雅黑"/>
            <w:color w:val="171A1D"/>
            <w:kern w:val="0"/>
            <w:szCs w:val="21"/>
            <w:shd w:val="clear" w:color="auto" w:fill="FFFFFF"/>
            <w:lang w:bidi="ar"/>
          </w:rPr>
          <w:t>eBPF</w:t>
        </w:r>
      </w:ins>
      <w:r>
        <w:rPr>
          <w:rFonts w:ascii="微软雅黑" w:eastAsia="微软雅黑" w:hAnsi="微软雅黑" w:cs="微软雅黑"/>
          <w:color w:val="171A1D"/>
          <w:kern w:val="0"/>
          <w:szCs w:val="21"/>
          <w:shd w:val="clear" w:color="auto" w:fill="FFFFFF"/>
          <w:lang w:bidi="ar"/>
        </w:rPr>
        <w:t xml:space="preserve"> 程序并不一样，C 语言的结构体并不能直接映射，所以传递结构体必须要经过序列化操作；同时，</w:t>
      </w:r>
      <w:del w:id="188" w:author="yunwei x" w:date="2022-12-02T00:11:00Z">
        <w:r w:rsidDel="00374356">
          <w:rPr>
            <w:rFonts w:ascii="微软雅黑" w:eastAsia="微软雅黑" w:hAnsi="微软雅黑" w:cs="微软雅黑"/>
            <w:color w:val="171A1D"/>
            <w:kern w:val="0"/>
            <w:szCs w:val="21"/>
            <w:shd w:val="clear" w:color="auto" w:fill="FFFFFF"/>
            <w:lang w:bidi="ar"/>
          </w:rPr>
          <w:delText xml:space="preserve">WASM </w:delText>
        </w:r>
      </w:del>
      <w:ins w:id="189" w:author="yunwei x" w:date="2022-12-02T00:11:00Z">
        <w:r w:rsidR="00374356" w:rsidRPr="00374356">
          <w:rPr>
            <w:rFonts w:ascii="微软雅黑" w:eastAsia="微软雅黑" w:hAnsi="微软雅黑" w:cs="微软雅黑"/>
            <w:color w:val="171A1D"/>
            <w:kern w:val="0"/>
            <w:szCs w:val="21"/>
            <w:shd w:val="clear" w:color="auto" w:fill="FFFFFF"/>
            <w:lang w:bidi="ar"/>
          </w:rPr>
          <w:t>WASM</w:t>
        </w:r>
      </w:ins>
      <w:r>
        <w:rPr>
          <w:rFonts w:ascii="微软雅黑" w:eastAsia="微软雅黑" w:hAnsi="微软雅黑" w:cs="微软雅黑"/>
          <w:color w:val="171A1D"/>
          <w:kern w:val="0"/>
          <w:szCs w:val="21"/>
          <w:shd w:val="clear" w:color="auto" w:fill="FFFFFF"/>
          <w:lang w:bidi="ar"/>
        </w:rPr>
        <w:t xml:space="preserve">对于访问系统资源，例如文件、网络等等，也有不少限制，很多标准库是缺失的，所以我们需要在 </w:t>
      </w:r>
      <w:del w:id="190" w:author="yunwei x" w:date="2022-12-02T00:11:00Z">
        <w:r w:rsidDel="00374356">
          <w:rPr>
            <w:rFonts w:ascii="微软雅黑" w:eastAsia="微软雅黑" w:hAnsi="微软雅黑" w:cs="微软雅黑"/>
            <w:color w:val="171A1D"/>
            <w:kern w:val="0"/>
            <w:szCs w:val="21"/>
            <w:shd w:val="clear" w:color="auto" w:fill="FFFFFF"/>
            <w:lang w:bidi="ar"/>
          </w:rPr>
          <w:delText xml:space="preserve">wasm </w:delText>
        </w:r>
      </w:del>
      <w:ins w:id="191" w:author="yunwei x" w:date="2022-12-02T00:11:00Z">
        <w:r w:rsidR="00374356" w:rsidRPr="00374356">
          <w:rPr>
            <w:rFonts w:ascii="微软雅黑" w:eastAsia="微软雅黑" w:hAnsi="微软雅黑" w:cs="微软雅黑"/>
            <w:color w:val="171A1D"/>
            <w:kern w:val="0"/>
            <w:szCs w:val="21"/>
            <w:shd w:val="clear" w:color="auto" w:fill="FFFFFF"/>
            <w:lang w:bidi="ar"/>
          </w:rPr>
          <w:t>WASM</w:t>
        </w:r>
      </w:ins>
      <w:r>
        <w:rPr>
          <w:rFonts w:ascii="微软雅黑" w:eastAsia="微软雅黑" w:hAnsi="微软雅黑" w:cs="微软雅黑"/>
          <w:color w:val="171A1D"/>
          <w:kern w:val="0"/>
          <w:szCs w:val="21"/>
          <w:shd w:val="clear" w:color="auto" w:fill="FFFFFF"/>
          <w:lang w:bidi="ar"/>
        </w:rPr>
        <w:t>模块中进行一些特殊的处理和移植。</w:t>
      </w:r>
    </w:p>
    <w:p w14:paraId="0CBAC1F4" w14:textId="77777777" w:rsidR="00483B1C" w:rsidRDefault="00000000">
      <w:pPr>
        <w:spacing w:beforeLines="50" w:before="156" w:afterLines="50" w:after="156"/>
        <w:rPr>
          <w:rFonts w:ascii="微软雅黑" w:eastAsia="微软雅黑" w:hAnsi="微软雅黑" w:cs="微软雅黑"/>
          <w:b/>
          <w:bCs/>
          <w:sz w:val="30"/>
          <w:szCs w:val="30"/>
          <w:lang w:eastAsia="zh-Hans"/>
        </w:rPr>
      </w:pPr>
      <w:r>
        <w:rPr>
          <w:rFonts w:ascii="微软雅黑" w:eastAsia="微软雅黑" w:hAnsi="微软雅黑" w:cs="微软雅黑" w:hint="eastAsia"/>
          <w:b/>
          <w:bCs/>
          <w:sz w:val="30"/>
          <w:szCs w:val="30"/>
          <w:lang w:eastAsia="zh-Hans"/>
        </w:rPr>
        <w:t>三、系统架构</w:t>
      </w:r>
    </w:p>
    <w:p w14:paraId="73AF59B2" w14:textId="77777777" w:rsidR="00483B1C" w:rsidRDefault="00000000">
      <w:pPr>
        <w:spacing w:beforeLines="50" w:before="156" w:afterLines="50" w:after="156"/>
        <w:rPr>
          <w:rFonts w:ascii="微软雅黑" w:eastAsia="微软雅黑" w:hAnsi="微软雅黑" w:cs="微软雅黑"/>
          <w:sz w:val="24"/>
        </w:rPr>
      </w:pPr>
      <w:r>
        <w:rPr>
          <w:rFonts w:ascii="微软雅黑" w:eastAsia="微软雅黑" w:hAnsi="微软雅黑" w:cs="微软雅黑" w:hint="eastAsia"/>
          <w:noProof/>
          <w:sz w:val="24"/>
        </w:rPr>
        <w:lastRenderedPageBreak/>
        <w:drawing>
          <wp:inline distT="0" distB="0" distL="114300" distR="114300" wp14:anchorId="22F3E356" wp14:editId="01651717">
            <wp:extent cx="5270500" cy="3027680"/>
            <wp:effectExtent l="0" t="0" r="12700" b="20320"/>
            <wp:docPr id="5" name="图片 5" descr="屏幕快照 2022-11-10 下午10.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2-11-10 下午10.33.11"/>
                    <pic:cNvPicPr>
                      <a:picLocks noChangeAspect="1"/>
                    </pic:cNvPicPr>
                  </pic:nvPicPr>
                  <pic:blipFill>
                    <a:blip r:embed="rId17"/>
                    <a:stretch>
                      <a:fillRect/>
                    </a:stretch>
                  </pic:blipFill>
                  <pic:spPr>
                    <a:xfrm>
                      <a:off x="0" y="0"/>
                      <a:ext cx="5270500" cy="3027680"/>
                    </a:xfrm>
                    <a:prstGeom prst="rect">
                      <a:avLst/>
                    </a:prstGeom>
                  </pic:spPr>
                </pic:pic>
              </a:graphicData>
            </a:graphic>
          </wp:inline>
        </w:drawing>
      </w:r>
    </w:p>
    <w:p w14:paraId="2910FA60" w14:textId="5FE02383" w:rsidR="00483B1C" w:rsidRDefault="00000000">
      <w:pPr>
        <w:spacing w:beforeLines="50" w:before="156" w:afterLines="50" w:after="156"/>
        <w:ind w:firstLineChars="200" w:firstLine="420"/>
        <w:rPr>
          <w:rFonts w:ascii="微软雅黑" w:eastAsia="微软雅黑" w:hAnsi="微软雅黑" w:cs="微软雅黑"/>
          <w:szCs w:val="21"/>
        </w:rPr>
      </w:pPr>
      <w:r>
        <w:rPr>
          <w:rFonts w:ascii="微软雅黑" w:eastAsia="微软雅黑" w:hAnsi="微软雅黑" w:cs="微软雅黑" w:hint="eastAsia"/>
          <w:szCs w:val="21"/>
          <w:lang w:eastAsia="zh-Hans"/>
        </w:rPr>
        <w:t>架构底层</w:t>
      </w:r>
      <w:r>
        <w:rPr>
          <w:rFonts w:ascii="微软雅黑" w:eastAsia="微软雅黑" w:hAnsi="微软雅黑" w:cs="微软雅黑" w:hint="eastAsia"/>
          <w:szCs w:val="21"/>
        </w:rPr>
        <w:t>依赖</w:t>
      </w:r>
      <w:r>
        <w:rPr>
          <w:rFonts w:ascii="微软雅黑" w:eastAsia="微软雅黑" w:hAnsi="微软雅黑" w:cs="微软雅黑" w:hint="eastAsia"/>
          <w:szCs w:val="21"/>
          <w:lang w:eastAsia="zh-Hans"/>
        </w:rPr>
        <w:t>的是</w:t>
      </w:r>
      <w:r>
        <w:rPr>
          <w:rFonts w:ascii="微软雅黑" w:eastAsia="微软雅黑" w:hAnsi="微软雅黑" w:cs="微软雅黑" w:hint="eastAsia"/>
          <w:szCs w:val="21"/>
        </w:rPr>
        <w:t xml:space="preserve">内核态和用户态的基础设施，比如 libbpf 库和 kernel </w:t>
      </w:r>
      <w:r>
        <w:rPr>
          <w:rFonts w:ascii="微软雅黑" w:eastAsia="微软雅黑" w:hAnsi="微软雅黑" w:cs="微软雅黑" w:hint="eastAsia"/>
          <w:szCs w:val="21"/>
          <w:lang w:eastAsia="zh-Hans"/>
        </w:rPr>
        <w:t>，</w:t>
      </w:r>
      <w:r>
        <w:rPr>
          <w:rFonts w:ascii="微软雅黑" w:eastAsia="微软雅黑" w:hAnsi="微软雅黑" w:cs="微软雅黑" w:hint="eastAsia"/>
          <w:szCs w:val="21"/>
        </w:rPr>
        <w:t xml:space="preserve">会提供相关的编译工具链，帮助生成 JSON 或打包成 </w:t>
      </w:r>
      <w:r>
        <w:rPr>
          <w:rFonts w:ascii="微软雅黑" w:eastAsia="微软雅黑" w:hAnsi="微软雅黑" w:cs="微软雅黑" w:hint="eastAsia"/>
          <w:szCs w:val="21"/>
          <w:lang w:eastAsia="zh-Hans"/>
        </w:rPr>
        <w:t>WASM</w:t>
      </w:r>
      <w:r>
        <w:rPr>
          <w:rFonts w:ascii="微软雅黑" w:eastAsia="微软雅黑" w:hAnsi="微软雅黑" w:cs="微软雅黑" w:hint="eastAsia"/>
          <w:szCs w:val="21"/>
        </w:rPr>
        <w:t>的模块</w:t>
      </w:r>
      <w:r>
        <w:rPr>
          <w:rFonts w:ascii="微软雅黑" w:eastAsia="微软雅黑" w:hAnsi="微软雅黑" w:cs="微软雅黑" w:hint="eastAsia"/>
          <w:szCs w:val="21"/>
          <w:lang w:eastAsia="zh-Hans"/>
        </w:rPr>
        <w:t>，</w:t>
      </w:r>
      <w:r>
        <w:rPr>
          <w:rFonts w:ascii="微软雅黑" w:eastAsia="微软雅黑" w:hAnsi="微软雅黑" w:cs="微软雅黑" w:hint="eastAsia"/>
          <w:szCs w:val="21"/>
        </w:rPr>
        <w:t>工具链本身使用了比如 Clan</w:t>
      </w:r>
      <w:r>
        <w:rPr>
          <w:rFonts w:ascii="微软雅黑" w:eastAsia="微软雅黑" w:hAnsi="微软雅黑" w:cs="微软雅黑" w:hint="eastAsia"/>
          <w:szCs w:val="21"/>
          <w:lang w:eastAsia="zh-Hans"/>
        </w:rPr>
        <w:t>g/LLVM</w:t>
      </w:r>
      <w:r>
        <w:rPr>
          <w:rFonts w:ascii="微软雅黑" w:eastAsia="微软雅黑" w:hAnsi="微软雅黑" w:cs="微软雅黑" w:hint="eastAsia"/>
          <w:szCs w:val="21"/>
        </w:rPr>
        <w:t>、bpftool</w:t>
      </w:r>
      <w:r>
        <w:rPr>
          <w:rFonts w:ascii="微软雅黑" w:eastAsia="微软雅黑" w:hAnsi="微软雅黑" w:cs="微软雅黑" w:hint="eastAsia"/>
          <w:szCs w:val="21"/>
          <w:lang w:eastAsia="zh-Hans"/>
        </w:rPr>
        <w:t>等</w:t>
      </w:r>
      <w:r>
        <w:rPr>
          <w:rFonts w:ascii="微软雅黑" w:eastAsia="微软雅黑" w:hAnsi="微软雅黑" w:cs="微软雅黑" w:hint="eastAsia"/>
          <w:szCs w:val="21"/>
        </w:rPr>
        <w:t>工具。动态加载库可以独立使用，</w:t>
      </w:r>
      <w:r>
        <w:rPr>
          <w:rFonts w:ascii="微软雅黑" w:eastAsia="微软雅黑" w:hAnsi="微软雅黑" w:cs="微软雅黑" w:hint="eastAsia"/>
          <w:szCs w:val="21"/>
          <w:lang w:eastAsia="zh-Hans"/>
        </w:rPr>
        <w:t>与</w:t>
      </w:r>
      <w:r>
        <w:rPr>
          <w:rFonts w:ascii="微软雅黑" w:eastAsia="微软雅黑" w:hAnsi="微软雅黑" w:cs="微软雅黑" w:hint="eastAsia"/>
          <w:szCs w:val="21"/>
        </w:rPr>
        <w:t xml:space="preserve"> </w:t>
      </w:r>
      <w:del w:id="192" w:author="yunwei x" w:date="2022-12-02T00:11:00Z">
        <w:r w:rsidDel="00374356">
          <w:rPr>
            <w:rFonts w:ascii="微软雅黑" w:eastAsia="微软雅黑" w:hAnsi="微软雅黑" w:cs="微软雅黑" w:hint="eastAsia"/>
            <w:szCs w:val="21"/>
            <w:lang w:eastAsia="zh-Hans"/>
          </w:rPr>
          <w:delText>WASM</w:delText>
        </w:r>
        <w:r w:rsidDel="00374356">
          <w:rPr>
            <w:rFonts w:ascii="微软雅黑" w:eastAsia="微软雅黑" w:hAnsi="微软雅黑" w:cs="微软雅黑" w:hint="eastAsia"/>
            <w:szCs w:val="21"/>
          </w:rPr>
          <w:delText xml:space="preserve"> </w:delText>
        </w:r>
      </w:del>
      <w:ins w:id="193" w:author="yunwei x" w:date="2022-12-02T00:11:00Z">
        <w:r w:rsidR="00374356" w:rsidRPr="00374356">
          <w:rPr>
            <w:rFonts w:ascii="微软雅黑" w:eastAsia="微软雅黑" w:hAnsi="微软雅黑" w:cs="微软雅黑" w:hint="eastAsia"/>
            <w:szCs w:val="21"/>
            <w:lang w:eastAsia="zh-Hans"/>
          </w:rPr>
          <w:t>WASM</w:t>
        </w:r>
      </w:ins>
      <w:r>
        <w:rPr>
          <w:rFonts w:ascii="微软雅黑" w:eastAsia="微软雅黑" w:hAnsi="微软雅黑" w:cs="微软雅黑" w:hint="eastAsia"/>
          <w:szCs w:val="21"/>
          <w:lang w:eastAsia="zh-Hans"/>
        </w:rPr>
        <w:t>无关</w:t>
      </w:r>
      <w:r>
        <w:rPr>
          <w:rFonts w:ascii="微软雅黑" w:eastAsia="微软雅黑" w:hAnsi="微软雅黑" w:cs="微软雅黑" w:hint="eastAsia"/>
          <w:szCs w:val="21"/>
        </w:rPr>
        <w:t xml:space="preserve">，可以根据 JSON 信息动态地加载 </w:t>
      </w:r>
      <w:del w:id="194" w:author="yunwei x" w:date="2022-12-02T00:11:00Z">
        <w:r w:rsidDel="00374356">
          <w:rPr>
            <w:rFonts w:ascii="微软雅黑" w:eastAsia="微软雅黑" w:hAnsi="微软雅黑" w:cs="微软雅黑" w:hint="eastAsia"/>
            <w:szCs w:val="21"/>
          </w:rPr>
          <w:delText>eBPF</w:delText>
        </w:r>
      </w:del>
      <w:ins w:id="195" w:author="yunwei x" w:date="2022-12-02T00:11:00Z">
        <w:r w:rsidR="00374356" w:rsidRPr="00374356">
          <w:rPr>
            <w:rFonts w:ascii="微软雅黑" w:eastAsia="微软雅黑" w:hAnsi="微软雅黑" w:cs="微软雅黑" w:hint="eastAsia"/>
            <w:szCs w:val="21"/>
          </w:rPr>
          <w:t>eBPF</w:t>
        </w:r>
      </w:ins>
      <w:r>
        <w:rPr>
          <w:rFonts w:ascii="微软雅黑" w:eastAsia="微软雅黑" w:hAnsi="微软雅黑" w:cs="微软雅黑" w:hint="eastAsia"/>
          <w:szCs w:val="21"/>
        </w:rPr>
        <w:t>程序，</w:t>
      </w:r>
      <w:del w:id="196" w:author="yunwei x" w:date="2022-12-02T00:30:00Z">
        <w:r w:rsidDel="00C32549">
          <w:rPr>
            <w:rFonts w:ascii="微软雅黑" w:eastAsia="微软雅黑" w:hAnsi="微软雅黑" w:cs="微软雅黑" w:hint="eastAsia"/>
            <w:szCs w:val="21"/>
            <w:lang w:eastAsia="zh-Hans"/>
          </w:rPr>
          <w:delText>在</w:delText>
        </w:r>
        <w:r w:rsidDel="00C32549">
          <w:rPr>
            <w:rFonts w:ascii="微软雅黑" w:eastAsia="微软雅黑" w:hAnsi="微软雅黑" w:cs="微软雅黑" w:hint="eastAsia"/>
            <w:szCs w:val="21"/>
          </w:rPr>
          <w:delText>外面套</w:delText>
        </w:r>
        <w:r w:rsidDel="00C32549">
          <w:rPr>
            <w:rFonts w:ascii="微软雅黑" w:eastAsia="微软雅黑" w:hAnsi="微软雅黑" w:cs="微软雅黑" w:hint="eastAsia"/>
            <w:szCs w:val="21"/>
            <w:lang w:eastAsia="zh-Hans"/>
          </w:rPr>
          <w:delText>一个</w:delText>
        </w:r>
        <w:r w:rsidDel="00C32549">
          <w:rPr>
            <w:rFonts w:ascii="微软雅黑" w:eastAsia="微软雅黑" w:hAnsi="微软雅黑" w:cs="微软雅黑" w:hint="eastAsia"/>
            <w:szCs w:val="21"/>
          </w:rPr>
          <w:delText xml:space="preserve"> HTTP </w:delText>
        </w:r>
        <w:r w:rsidDel="00C32549">
          <w:rPr>
            <w:rFonts w:ascii="微软雅黑" w:eastAsia="微软雅黑" w:hAnsi="微软雅黑" w:cs="微软雅黑" w:hint="eastAsia"/>
            <w:szCs w:val="21"/>
            <w:lang w:eastAsia="zh-Hans"/>
          </w:rPr>
          <w:delText>即可变为</w:delText>
        </w:r>
        <w:r w:rsidDel="00C32549">
          <w:rPr>
            <w:rFonts w:ascii="微软雅黑" w:eastAsia="微软雅黑" w:hAnsi="微软雅黑" w:cs="微软雅黑" w:hint="eastAsia"/>
            <w:szCs w:val="21"/>
          </w:rPr>
          <w:delText>web 服务的形式</w:delText>
        </w:r>
      </w:del>
      <w:ins w:id="197" w:author="yunwei x" w:date="2022-12-02T00:30:00Z">
        <w:r w:rsidR="00C32549">
          <w:rPr>
            <w:rFonts w:ascii="微软雅黑" w:eastAsia="微软雅黑" w:hAnsi="微软雅黑" w:cs="微软雅黑" w:hint="eastAsia"/>
            <w:szCs w:val="21"/>
          </w:rPr>
          <w:t>可以轻松通过 HTTP</w:t>
        </w:r>
        <w:r w:rsidR="00C32549">
          <w:rPr>
            <w:rFonts w:ascii="微软雅黑" w:eastAsia="微软雅黑" w:hAnsi="微软雅黑" w:cs="微软雅黑"/>
            <w:szCs w:val="21"/>
          </w:rPr>
          <w:t xml:space="preserve"> </w:t>
        </w:r>
      </w:ins>
      <w:ins w:id="198" w:author="yunwei x" w:date="2022-12-02T00:31:00Z">
        <w:r w:rsidR="00C32549">
          <w:rPr>
            <w:rFonts w:ascii="微软雅黑" w:eastAsia="微软雅黑" w:hAnsi="微软雅黑" w:cs="微软雅黑" w:hint="eastAsia"/>
            <w:szCs w:val="21"/>
          </w:rPr>
          <w:t>接口</w:t>
        </w:r>
      </w:ins>
      <w:r>
        <w:rPr>
          <w:rFonts w:ascii="微软雅黑" w:eastAsia="微软雅黑" w:hAnsi="微软雅黑" w:cs="微软雅黑" w:hint="eastAsia"/>
          <w:szCs w:val="21"/>
        </w:rPr>
        <w:t>，</w:t>
      </w:r>
      <w:r>
        <w:rPr>
          <w:rFonts w:ascii="微软雅黑" w:eastAsia="微软雅黑" w:hAnsi="微软雅黑" w:cs="微软雅黑" w:hint="eastAsia"/>
          <w:szCs w:val="21"/>
          <w:lang w:eastAsia="zh-Hans"/>
        </w:rPr>
        <w:t>实现</w:t>
      </w:r>
      <w:r>
        <w:rPr>
          <w:rFonts w:ascii="微软雅黑" w:eastAsia="微软雅黑" w:hAnsi="微软雅黑" w:cs="微软雅黑" w:hint="eastAsia"/>
          <w:szCs w:val="21"/>
        </w:rPr>
        <w:t xml:space="preserve"> kernel function as your service </w:t>
      </w:r>
      <w:r>
        <w:rPr>
          <w:rFonts w:ascii="微软雅黑" w:eastAsia="微软雅黑" w:hAnsi="微软雅黑" w:cs="微软雅黑" w:hint="eastAsia"/>
          <w:szCs w:val="21"/>
          <w:lang w:eastAsia="zh-Hans"/>
        </w:rPr>
        <w:t>，</w:t>
      </w:r>
      <w:ins w:id="199" w:author="yunwei x" w:date="2022-12-02T00:31:00Z">
        <w:r w:rsidR="00C32549">
          <w:rPr>
            <w:rFonts w:ascii="微软雅黑" w:eastAsia="微软雅黑" w:hAnsi="微软雅黑" w:cs="微软雅黑" w:hint="eastAsia"/>
            <w:szCs w:val="21"/>
            <w:lang w:eastAsia="zh-Hans"/>
          </w:rPr>
          <w:t>即</w:t>
        </w:r>
      </w:ins>
      <w:del w:id="200" w:author="yunwei x" w:date="2022-12-02T00:31:00Z">
        <w:r w:rsidDel="00C32549">
          <w:rPr>
            <w:rFonts w:ascii="微软雅黑" w:eastAsia="微软雅黑" w:hAnsi="微软雅黑" w:cs="微软雅黑" w:hint="eastAsia"/>
            <w:szCs w:val="21"/>
            <w:lang w:eastAsia="zh-Hans"/>
          </w:rPr>
          <w:delText>变为</w:delText>
        </w:r>
      </w:del>
      <w:r>
        <w:rPr>
          <w:rFonts w:ascii="微软雅黑" w:eastAsia="微软雅黑" w:hAnsi="微软雅黑" w:cs="微软雅黑" w:hint="eastAsia"/>
          <w:szCs w:val="21"/>
        </w:rPr>
        <w:t>内核函数及服务的形态。</w:t>
      </w:r>
    </w:p>
    <w:p w14:paraId="0B620055" w14:textId="1731904A" w:rsidR="00483B1C" w:rsidRDefault="00000000">
      <w:pPr>
        <w:spacing w:beforeLines="50" w:before="156" w:afterLines="50" w:after="156"/>
        <w:ind w:firstLineChars="200" w:firstLine="420"/>
        <w:rPr>
          <w:rFonts w:ascii="微软雅黑" w:eastAsia="微软雅黑" w:hAnsi="微软雅黑" w:cs="微软雅黑"/>
          <w:szCs w:val="21"/>
        </w:rPr>
      </w:pPr>
      <w:r>
        <w:rPr>
          <w:rFonts w:ascii="微软雅黑" w:eastAsia="微软雅黑" w:hAnsi="微软雅黑" w:cs="微软雅黑" w:hint="eastAsia"/>
          <w:szCs w:val="21"/>
          <w:lang w:eastAsia="zh-Hans"/>
        </w:rPr>
        <w:t>我们还实现了WASM</w:t>
      </w:r>
      <w:r>
        <w:rPr>
          <w:rFonts w:ascii="微软雅黑" w:eastAsia="微软雅黑" w:hAnsi="微软雅黑" w:cs="微软雅黑" w:hint="eastAsia"/>
          <w:szCs w:val="21"/>
        </w:rPr>
        <w:t>抽象</w:t>
      </w:r>
      <w:r>
        <w:rPr>
          <w:rFonts w:ascii="微软雅黑" w:eastAsia="微软雅黑" w:hAnsi="微软雅黑" w:cs="微软雅黑" w:hint="eastAsia"/>
          <w:szCs w:val="21"/>
          <w:lang w:eastAsia="zh-Hans"/>
        </w:rPr>
        <w:t>层，</w:t>
      </w:r>
      <w:r>
        <w:rPr>
          <w:rFonts w:ascii="微软雅黑" w:eastAsia="微软雅黑" w:hAnsi="微软雅黑" w:cs="微软雅黑" w:hint="eastAsia"/>
          <w:szCs w:val="21"/>
        </w:rPr>
        <w:t>包含 API 规范，比如用于扩展 WASM的虚拟机WSAI 系统占用的访问</w:t>
      </w:r>
      <w:r>
        <w:rPr>
          <w:rFonts w:ascii="微软雅黑" w:eastAsia="微软雅黑" w:hAnsi="微软雅黑" w:cs="微软雅黑" w:hint="eastAsia"/>
          <w:szCs w:val="21"/>
          <w:lang w:eastAsia="zh-Hans"/>
        </w:rPr>
        <w:t>形式</w:t>
      </w:r>
      <w:r>
        <w:rPr>
          <w:rFonts w:ascii="微软雅黑" w:eastAsia="微软雅黑" w:hAnsi="微软雅黑" w:cs="微软雅黑" w:hint="eastAsia"/>
          <w:szCs w:val="21"/>
        </w:rPr>
        <w:t>或</w:t>
      </w:r>
      <w:r>
        <w:rPr>
          <w:rFonts w:ascii="微软雅黑" w:eastAsia="微软雅黑" w:hAnsi="微软雅黑" w:cs="微软雅黑" w:hint="eastAsia"/>
          <w:szCs w:val="21"/>
          <w:lang w:eastAsia="zh-Hans"/>
        </w:rPr>
        <w:t>与</w:t>
      </w:r>
      <w:r>
        <w:rPr>
          <w:rFonts w:ascii="微软雅黑" w:eastAsia="微软雅黑" w:hAnsi="微软雅黑" w:cs="微软雅黑" w:hint="eastAsia"/>
          <w:szCs w:val="21"/>
        </w:rPr>
        <w:t xml:space="preserve"> </w:t>
      </w:r>
      <w:del w:id="201" w:author="yunwei x" w:date="2022-12-02T00:11:00Z">
        <w:r w:rsidDel="00374356">
          <w:rPr>
            <w:rFonts w:ascii="微软雅黑" w:eastAsia="微软雅黑" w:hAnsi="微软雅黑" w:cs="微软雅黑" w:hint="eastAsia"/>
            <w:szCs w:val="21"/>
          </w:rPr>
          <w:delText>eBPF</w:delText>
        </w:r>
      </w:del>
      <w:ins w:id="202" w:author="yunwei x" w:date="2022-12-02T00:11:00Z">
        <w:r w:rsidR="00374356" w:rsidRPr="00374356">
          <w:rPr>
            <w:rFonts w:ascii="微软雅黑" w:eastAsia="微软雅黑" w:hAnsi="微软雅黑" w:cs="微软雅黑" w:hint="eastAsia"/>
            <w:szCs w:val="21"/>
          </w:rPr>
          <w:t>eBPF</w:t>
        </w:r>
      </w:ins>
      <w:r>
        <w:rPr>
          <w:rFonts w:ascii="微软雅黑" w:eastAsia="微软雅黑" w:hAnsi="微软雅黑" w:cs="微软雅黑" w:hint="eastAsia"/>
          <w:szCs w:val="21"/>
        </w:rPr>
        <w:t>交互的访问形式。</w:t>
      </w:r>
      <w:r>
        <w:rPr>
          <w:rFonts w:ascii="微软雅黑" w:eastAsia="微软雅黑" w:hAnsi="微软雅黑" w:cs="微软雅黑" w:hint="eastAsia"/>
          <w:szCs w:val="21"/>
          <w:lang w:eastAsia="zh-Hans"/>
        </w:rPr>
        <w:t>还有</w:t>
      </w:r>
      <w:r>
        <w:rPr>
          <w:rFonts w:ascii="微软雅黑" w:eastAsia="微软雅黑" w:hAnsi="微软雅黑" w:cs="微软雅黑" w:hint="eastAsia"/>
          <w:szCs w:val="21"/>
        </w:rPr>
        <w:t>基于 WASM定制的 libbpf 库</w:t>
      </w:r>
      <w:r>
        <w:rPr>
          <w:rFonts w:ascii="微软雅黑" w:eastAsia="微软雅黑" w:hAnsi="微软雅黑" w:cs="微软雅黑" w:hint="eastAsia"/>
          <w:szCs w:val="21"/>
          <w:lang w:eastAsia="zh-Hans"/>
        </w:rPr>
        <w:t>、</w:t>
      </w:r>
      <w:r>
        <w:rPr>
          <w:rFonts w:ascii="微软雅黑" w:eastAsia="微软雅黑" w:hAnsi="微软雅黑" w:cs="微软雅黑" w:hint="eastAsia"/>
          <w:szCs w:val="21"/>
        </w:rPr>
        <w:t>移植的辅助态程序</w:t>
      </w:r>
      <w:r>
        <w:rPr>
          <w:rFonts w:ascii="微软雅黑" w:eastAsia="微软雅黑" w:hAnsi="微软雅黑" w:cs="微软雅黑" w:hint="eastAsia"/>
          <w:szCs w:val="21"/>
          <w:lang w:eastAsia="zh-Hans"/>
        </w:rPr>
        <w:t>以及</w:t>
      </w:r>
      <w:r>
        <w:rPr>
          <w:rFonts w:ascii="微软雅黑" w:eastAsia="微软雅黑" w:hAnsi="微软雅黑" w:cs="微软雅黑" w:hint="eastAsia"/>
          <w:szCs w:val="21"/>
        </w:rPr>
        <w:t>序列化库</w:t>
      </w:r>
      <w:r>
        <w:rPr>
          <w:rFonts w:ascii="微软雅黑" w:eastAsia="微软雅黑" w:hAnsi="微软雅黑" w:cs="微软雅黑" w:hint="eastAsia"/>
          <w:szCs w:val="21"/>
          <w:lang w:eastAsia="zh-Hans"/>
        </w:rPr>
        <w:t>等，</w:t>
      </w:r>
      <w:r>
        <w:rPr>
          <w:rFonts w:ascii="微软雅黑" w:eastAsia="微软雅黑" w:hAnsi="微软雅黑" w:cs="微软雅黑" w:hint="eastAsia"/>
          <w:szCs w:val="21"/>
        </w:rPr>
        <w:t xml:space="preserve">用于在 WASM模块加载基于 libbpf 的 </w:t>
      </w:r>
      <w:del w:id="203" w:author="yunwei x" w:date="2022-12-02T00:11:00Z">
        <w:r w:rsidDel="00374356">
          <w:rPr>
            <w:rFonts w:ascii="微软雅黑" w:eastAsia="微软雅黑" w:hAnsi="微软雅黑" w:cs="微软雅黑" w:hint="eastAsia"/>
            <w:szCs w:val="21"/>
          </w:rPr>
          <w:delText>eBPF</w:delText>
        </w:r>
      </w:del>
      <w:ins w:id="204" w:author="yunwei x" w:date="2022-12-02T00:11:00Z">
        <w:r w:rsidR="00374356" w:rsidRPr="00374356">
          <w:rPr>
            <w:rFonts w:ascii="微软雅黑" w:eastAsia="微软雅黑" w:hAnsi="微软雅黑" w:cs="微软雅黑" w:hint="eastAsia"/>
            <w:szCs w:val="21"/>
          </w:rPr>
          <w:t>eBPF</w:t>
        </w:r>
      </w:ins>
      <w:r>
        <w:rPr>
          <w:rFonts w:ascii="微软雅黑" w:eastAsia="微软雅黑" w:hAnsi="微软雅黑" w:cs="微软雅黑" w:hint="eastAsia"/>
          <w:szCs w:val="21"/>
        </w:rPr>
        <w:t>程序。</w:t>
      </w:r>
    </w:p>
    <w:p w14:paraId="49B36CFC" w14:textId="77777777" w:rsidR="00483B1C" w:rsidRDefault="00000000">
      <w:pPr>
        <w:spacing w:beforeLines="50" w:before="156" w:afterLines="50" w:after="156"/>
        <w:ind w:firstLineChars="200" w:firstLine="420"/>
        <w:rPr>
          <w:rFonts w:ascii="微软雅黑" w:eastAsia="微软雅黑" w:hAnsi="微软雅黑" w:cs="微软雅黑"/>
          <w:szCs w:val="21"/>
        </w:rPr>
      </w:pPr>
      <w:r>
        <w:rPr>
          <w:rFonts w:ascii="微软雅黑" w:eastAsia="微软雅黑" w:hAnsi="微软雅黑" w:cs="微软雅黑" w:hint="eastAsia"/>
          <w:szCs w:val="21"/>
        </w:rPr>
        <w:t>运行时库可以轻松</w:t>
      </w:r>
      <w:r>
        <w:rPr>
          <w:rFonts w:ascii="微软雅黑" w:eastAsia="微软雅黑" w:hAnsi="微软雅黑" w:cs="微软雅黑" w:hint="eastAsia"/>
          <w:szCs w:val="21"/>
          <w:lang w:eastAsia="zh-Hans"/>
        </w:rPr>
        <w:t>进行替换，</w:t>
      </w:r>
      <w:r>
        <w:rPr>
          <w:rFonts w:ascii="微软雅黑" w:eastAsia="微软雅黑" w:hAnsi="微软雅黑" w:cs="微软雅黑" w:hint="eastAsia"/>
          <w:szCs w:val="21"/>
        </w:rPr>
        <w:t>比如</w:t>
      </w:r>
      <w:r>
        <w:rPr>
          <w:rFonts w:ascii="微软雅黑" w:eastAsia="微软雅黑" w:hAnsi="微软雅黑" w:cs="微软雅黑" w:hint="eastAsia"/>
          <w:szCs w:val="21"/>
          <w:lang w:eastAsia="zh-Hans"/>
        </w:rPr>
        <w:t>替换成</w:t>
      </w:r>
      <w:r>
        <w:rPr>
          <w:rFonts w:ascii="微软雅黑" w:eastAsia="微软雅黑" w:hAnsi="微软雅黑" w:cs="微软雅黑" w:hint="eastAsia"/>
          <w:szCs w:val="21"/>
        </w:rPr>
        <w:t xml:space="preserve"> </w:t>
      </w:r>
      <w:r>
        <w:rPr>
          <w:rFonts w:ascii="微软雅黑" w:eastAsia="微软雅黑" w:hAnsi="微软雅黑" w:cs="微软雅黑" w:hint="eastAsia"/>
          <w:szCs w:val="21"/>
          <w:lang w:eastAsia="zh-Hans"/>
        </w:rPr>
        <w:t>WSI</w:t>
      </w:r>
      <w:r>
        <w:rPr>
          <w:rFonts w:ascii="微软雅黑" w:eastAsia="微软雅黑" w:hAnsi="微软雅黑" w:cs="微软雅黑" w:hint="eastAsia"/>
          <w:szCs w:val="21"/>
        </w:rPr>
        <w:t xml:space="preserve"> 的 WASM运行时。除此之外，</w:t>
      </w:r>
      <w:r>
        <w:rPr>
          <w:rFonts w:ascii="微软雅黑" w:eastAsia="微软雅黑" w:hAnsi="微软雅黑" w:cs="微软雅黑" w:hint="eastAsia"/>
          <w:szCs w:val="21"/>
          <w:lang w:eastAsia="zh-Hans"/>
        </w:rPr>
        <w:t>上层还实现了</w:t>
      </w:r>
      <w:r>
        <w:rPr>
          <w:rFonts w:ascii="微软雅黑" w:eastAsia="微软雅黑" w:hAnsi="微软雅黑" w:cs="微软雅黑" w:hint="eastAsia"/>
          <w:szCs w:val="21"/>
        </w:rPr>
        <w:t xml:space="preserve"> </w:t>
      </w:r>
      <w:r>
        <w:rPr>
          <w:rFonts w:ascii="微软雅黑" w:eastAsia="微软雅黑" w:hAnsi="微软雅黑" w:cs="微软雅黑" w:hint="eastAsia"/>
          <w:szCs w:val="21"/>
          <w:lang w:eastAsia="zh-Hans"/>
        </w:rPr>
        <w:t>LMP、</w:t>
      </w:r>
      <w:r>
        <w:rPr>
          <w:rFonts w:ascii="微软雅黑" w:eastAsia="微软雅黑" w:hAnsi="微软雅黑" w:cs="微软雅黑" w:hint="eastAsia"/>
          <w:szCs w:val="21"/>
        </w:rPr>
        <w:t>命令</w:t>
      </w:r>
      <w:r>
        <w:rPr>
          <w:rFonts w:ascii="微软雅黑" w:eastAsia="微软雅黑" w:hAnsi="微软雅黑" w:cs="微软雅黑" w:hint="eastAsia"/>
          <w:szCs w:val="21"/>
          <w:lang w:eastAsia="zh-Hans"/>
        </w:rPr>
        <w:t>行</w:t>
      </w:r>
      <w:r>
        <w:rPr>
          <w:rFonts w:ascii="微软雅黑" w:eastAsia="微软雅黑" w:hAnsi="微软雅黑" w:cs="微软雅黑" w:hint="eastAsia"/>
          <w:szCs w:val="21"/>
        </w:rPr>
        <w:t>工具</w:t>
      </w:r>
      <w:r>
        <w:rPr>
          <w:rFonts w:ascii="微软雅黑" w:eastAsia="微软雅黑" w:hAnsi="微软雅黑" w:cs="微软雅黑" w:hint="eastAsia"/>
          <w:szCs w:val="21"/>
          <w:lang w:eastAsia="zh-Hans"/>
        </w:rPr>
        <w:t>、可观测性工具等。</w:t>
      </w:r>
    </w:p>
    <w:p w14:paraId="0368CA8E" w14:textId="77777777" w:rsidR="00483B1C" w:rsidRDefault="00000000">
      <w:pPr>
        <w:spacing w:beforeLines="50" w:before="156" w:afterLines="50" w:after="156"/>
        <w:ind w:firstLineChars="200" w:firstLine="420"/>
        <w:rPr>
          <w:rFonts w:ascii="微软雅黑" w:eastAsia="微软雅黑" w:hAnsi="微软雅黑" w:cs="微软雅黑"/>
          <w:color w:val="171A1D"/>
          <w:szCs w:val="21"/>
          <w:shd w:val="clear" w:color="auto" w:fill="FFFFFF"/>
        </w:rPr>
      </w:pPr>
      <w:r>
        <w:rPr>
          <w:rFonts w:ascii="微软雅黑" w:eastAsia="微软雅黑" w:hAnsi="微软雅黑" w:cs="微软雅黑"/>
        </w:rPr>
        <w:t>目前，</w:t>
      </w:r>
      <w:r>
        <w:rPr>
          <w:rFonts w:ascii="微软雅黑" w:eastAsia="微软雅黑" w:hAnsi="微软雅黑" w:cs="微软雅黑"/>
          <w:color w:val="171A1D"/>
          <w:szCs w:val="21"/>
          <w:shd w:val="clear" w:color="auto" w:fill="FFFFFF"/>
        </w:rPr>
        <w:t>eunomia-bpf 项目已在龙蜥社区开源，欢迎各位开发者体验，也欢迎大家提出</w:t>
      </w:r>
      <w:r>
        <w:rPr>
          <w:rFonts w:ascii="微软雅黑" w:eastAsia="微软雅黑" w:hAnsi="微软雅黑" w:cs="微软雅黑"/>
          <w:color w:val="171A1D"/>
          <w:szCs w:val="21"/>
          <w:shd w:val="clear" w:color="auto" w:fill="FFFFFF"/>
        </w:rPr>
        <w:lastRenderedPageBreak/>
        <w:t>建议和反馈，一起来做大做强。</w:t>
      </w:r>
    </w:p>
    <w:p w14:paraId="662F563E" w14:textId="77777777" w:rsidR="00483B1C" w:rsidRDefault="00000000">
      <w:pPr>
        <w:spacing w:beforeLines="50" w:before="156" w:afterLines="50" w:after="156"/>
        <w:ind w:firstLineChars="200" w:firstLine="420"/>
        <w:rPr>
          <w:rFonts w:ascii="微软雅黑" w:eastAsia="微软雅黑" w:hAnsi="微软雅黑" w:cs="微软雅黑"/>
          <w:color w:val="171A1D"/>
          <w:szCs w:val="21"/>
          <w:shd w:val="clear" w:color="auto" w:fill="FFFFFF"/>
        </w:rPr>
      </w:pPr>
      <w:r>
        <w:rPr>
          <w:rFonts w:ascii="微软雅黑" w:eastAsia="微软雅黑" w:hAnsi="微软雅黑" w:cs="微软雅黑"/>
          <w:color w:val="171A1D"/>
          <w:szCs w:val="21"/>
          <w:shd w:val="clear" w:color="auto" w:fill="FFFFFF"/>
        </w:rPr>
        <w:t>相关链接：</w:t>
      </w:r>
    </w:p>
    <w:p w14:paraId="410C6C41" w14:textId="06F1752E" w:rsidR="00483B1C" w:rsidRDefault="00000000">
      <w:pPr>
        <w:spacing w:beforeLines="50" w:before="156" w:afterLines="50" w:after="156"/>
        <w:ind w:firstLineChars="200" w:firstLine="420"/>
        <w:rPr>
          <w:ins w:id="205" w:author="yunwei x" w:date="2022-12-02T00:31:00Z"/>
          <w:rFonts w:ascii="微软雅黑" w:eastAsia="微软雅黑" w:hAnsi="微软雅黑" w:cs="微软雅黑"/>
          <w:color w:val="171A1D"/>
          <w:szCs w:val="21"/>
          <w:shd w:val="clear" w:color="auto" w:fill="FFFFFF"/>
        </w:rPr>
      </w:pPr>
      <w:r>
        <w:rPr>
          <w:rFonts w:ascii="微软雅黑" w:eastAsia="微软雅黑" w:hAnsi="微软雅黑" w:cs="微软雅黑"/>
          <w:color w:val="171A1D"/>
          <w:szCs w:val="21"/>
          <w:shd w:val="clear" w:color="auto" w:fill="FFFFFF"/>
        </w:rPr>
        <w:t>eunomia-bpf 项目地址链接：</w:t>
      </w:r>
      <w:ins w:id="206" w:author="yunwei x" w:date="2022-12-02T00:31:00Z">
        <w:r w:rsidR="00C32549">
          <w:rPr>
            <w:rFonts w:ascii="微软雅黑" w:eastAsia="微软雅黑" w:hAnsi="微软雅黑" w:cs="微软雅黑"/>
            <w:color w:val="171A1D"/>
            <w:szCs w:val="21"/>
            <w:shd w:val="clear" w:color="auto" w:fill="FFFFFF"/>
          </w:rPr>
          <w:fldChar w:fldCharType="begin"/>
        </w:r>
        <w:r w:rsidR="00C32549">
          <w:rPr>
            <w:rFonts w:ascii="微软雅黑" w:eastAsia="微软雅黑" w:hAnsi="微软雅黑" w:cs="微软雅黑"/>
            <w:color w:val="171A1D"/>
            <w:szCs w:val="21"/>
            <w:shd w:val="clear" w:color="auto" w:fill="FFFFFF"/>
          </w:rPr>
          <w:instrText xml:space="preserve"> HYPERLINK "</w:instrText>
        </w:r>
        <w:r w:rsidR="00C32549" w:rsidRPr="00C32549">
          <w:rPr>
            <w:rFonts w:ascii="微软雅黑" w:eastAsia="微软雅黑" w:hAnsi="微软雅黑" w:cs="微软雅黑"/>
            <w:color w:val="171A1D"/>
            <w:szCs w:val="21"/>
            <w:shd w:val="clear" w:color="auto" w:fill="FFFFFF"/>
          </w:rPr>
          <w:instrText>https://github.com/eunomia-bpf/eunomia-bpf</w:instrText>
        </w:r>
        <w:r w:rsidR="00C32549">
          <w:rPr>
            <w:rFonts w:ascii="微软雅黑" w:eastAsia="微软雅黑" w:hAnsi="微软雅黑" w:cs="微软雅黑"/>
            <w:color w:val="171A1D"/>
            <w:szCs w:val="21"/>
            <w:shd w:val="clear" w:color="auto" w:fill="FFFFFF"/>
          </w:rPr>
          <w:instrText xml:space="preserve">" </w:instrText>
        </w:r>
        <w:r w:rsidR="00C32549">
          <w:rPr>
            <w:rFonts w:ascii="微软雅黑" w:eastAsia="微软雅黑" w:hAnsi="微软雅黑" w:cs="微软雅黑"/>
            <w:color w:val="171A1D"/>
            <w:szCs w:val="21"/>
            <w:shd w:val="clear" w:color="auto" w:fill="FFFFFF"/>
          </w:rPr>
          <w:fldChar w:fldCharType="separate"/>
        </w:r>
        <w:r w:rsidR="00C32549" w:rsidRPr="00E53FA7">
          <w:rPr>
            <w:rStyle w:val="a5"/>
            <w:rFonts w:ascii="微软雅黑" w:eastAsia="微软雅黑" w:hAnsi="微软雅黑" w:cs="微软雅黑"/>
            <w:szCs w:val="21"/>
            <w:shd w:val="clear" w:color="auto" w:fill="FFFFFF"/>
          </w:rPr>
          <w:t>https://github.com/eunomia-bpf/eunomia-bpf</w:t>
        </w:r>
        <w:r w:rsidR="00C32549">
          <w:rPr>
            <w:rFonts w:ascii="微软雅黑" w:eastAsia="微软雅黑" w:hAnsi="微软雅黑" w:cs="微软雅黑"/>
            <w:color w:val="171A1D"/>
            <w:szCs w:val="21"/>
            <w:shd w:val="clear" w:color="auto" w:fill="FFFFFF"/>
          </w:rPr>
          <w:fldChar w:fldCharType="end"/>
        </w:r>
      </w:ins>
    </w:p>
    <w:p w14:paraId="46BABE23" w14:textId="68FCB25A" w:rsidR="00C32549" w:rsidRPr="00C32549" w:rsidRDefault="00C32549">
      <w:pPr>
        <w:spacing w:beforeLines="50" w:before="156" w:afterLines="50" w:after="156"/>
        <w:ind w:firstLineChars="200" w:firstLine="420"/>
        <w:rPr>
          <w:rFonts w:ascii="微软雅黑" w:eastAsia="微软雅黑" w:hAnsi="微软雅黑" w:cs="微软雅黑" w:hint="eastAsia"/>
          <w:color w:val="171A1D"/>
          <w:szCs w:val="21"/>
          <w:shd w:val="clear" w:color="auto" w:fill="FFFFFF"/>
        </w:rPr>
      </w:pPr>
      <w:ins w:id="207" w:author="yunwei x" w:date="2022-12-02T00:31:00Z">
        <w:r>
          <w:rPr>
            <w:rFonts w:ascii="微软雅黑" w:eastAsia="微软雅黑" w:hAnsi="微软雅黑" w:cs="微软雅黑" w:hint="eastAsia"/>
            <w:color w:val="171A1D"/>
            <w:szCs w:val="21"/>
            <w:shd w:val="clear" w:color="auto" w:fill="FFFFFF"/>
          </w:rPr>
          <w:t>libbpf</w:t>
        </w:r>
        <w:r>
          <w:rPr>
            <w:rFonts w:ascii="微软雅黑" w:eastAsia="微软雅黑" w:hAnsi="微软雅黑" w:cs="微软雅黑"/>
            <w:color w:val="171A1D"/>
            <w:szCs w:val="21"/>
            <w:shd w:val="clear" w:color="auto" w:fill="FFFFFF"/>
          </w:rPr>
          <w:t xml:space="preserve">-wasm </w:t>
        </w:r>
        <w:r>
          <w:rPr>
            <w:rFonts w:ascii="微软雅黑" w:eastAsia="微软雅黑" w:hAnsi="微软雅黑" w:cs="微软雅黑" w:hint="eastAsia"/>
            <w:color w:val="171A1D"/>
            <w:szCs w:val="21"/>
            <w:shd w:val="clear" w:color="auto" w:fill="FFFFFF"/>
          </w:rPr>
          <w:t>库地址：</w:t>
        </w:r>
        <w:r w:rsidRPr="00C32549">
          <w:rPr>
            <w:rFonts w:ascii="微软雅黑" w:eastAsia="微软雅黑" w:hAnsi="微软雅黑" w:cs="微软雅黑"/>
            <w:color w:val="171A1D"/>
            <w:szCs w:val="21"/>
            <w:shd w:val="clear" w:color="auto" w:fill="FFFFFF"/>
          </w:rPr>
          <w:t>https://github.com/eunomia-bpf/libbpf-wasm</w:t>
        </w:r>
      </w:ins>
    </w:p>
    <w:p w14:paraId="14A1CA64" w14:textId="444D7BC8" w:rsidR="00483B1C" w:rsidRDefault="00000000">
      <w:pPr>
        <w:spacing w:beforeLines="50" w:before="156" w:afterLines="50" w:after="156"/>
        <w:ind w:firstLineChars="200" w:firstLine="420"/>
        <w:rPr>
          <w:rFonts w:ascii="微软雅黑" w:eastAsia="微软雅黑" w:hAnsi="微软雅黑" w:cs="微软雅黑"/>
          <w:color w:val="171A1D"/>
          <w:szCs w:val="21"/>
          <w:shd w:val="clear" w:color="auto" w:fill="FFFFFF"/>
        </w:rPr>
      </w:pPr>
      <w:del w:id="208" w:author="yunwei x" w:date="2022-12-02T00:11:00Z">
        <w:r w:rsidDel="00374356">
          <w:rPr>
            <w:rFonts w:ascii="微软雅黑" w:eastAsia="微软雅黑" w:hAnsi="微软雅黑" w:cs="微软雅黑"/>
            <w:color w:val="171A1D"/>
            <w:szCs w:val="21"/>
            <w:shd w:val="clear" w:color="auto" w:fill="FFFFFF"/>
          </w:rPr>
          <w:delText>eBPF</w:delText>
        </w:r>
      </w:del>
      <w:ins w:id="209" w:author="yunwei x" w:date="2022-12-02T00:11:00Z">
        <w:r w:rsidR="00374356" w:rsidRPr="00374356">
          <w:rPr>
            <w:rFonts w:ascii="微软雅黑" w:eastAsia="微软雅黑" w:hAnsi="微软雅黑" w:cs="微软雅黑"/>
            <w:color w:val="171A1D"/>
            <w:szCs w:val="21"/>
            <w:shd w:val="clear" w:color="auto" w:fill="FFFFFF"/>
          </w:rPr>
          <w:t>eBPF</w:t>
        </w:r>
      </w:ins>
      <w:r>
        <w:rPr>
          <w:rFonts w:ascii="微软雅黑" w:eastAsia="微软雅黑" w:hAnsi="微软雅黑" w:cs="微软雅黑"/>
          <w:color w:val="171A1D"/>
          <w:szCs w:val="21"/>
          <w:shd w:val="clear" w:color="auto" w:fill="FFFFFF"/>
        </w:rPr>
        <w:t>技术探索SIG地址：https://openanolis.cn/sig</w:t>
      </w:r>
      <w:ins w:id="210" w:author="yunwei x" w:date="2022-12-02T00:25:00Z">
        <w:r w:rsidR="00C32549">
          <w:rPr>
            <w:rFonts w:ascii="微软雅黑" w:eastAsia="微软雅黑" w:hAnsi="微软雅黑" w:cs="微软雅黑"/>
            <w:color w:val="171A1D"/>
            <w:szCs w:val="21"/>
            <w:shd w:val="clear" w:color="auto" w:fill="FFFFFF"/>
          </w:rPr>
          <w:t>/</w:t>
        </w:r>
        <w:r w:rsidR="00C32549">
          <w:rPr>
            <w:rFonts w:ascii="微软雅黑" w:eastAsia="微软雅黑" w:hAnsi="微软雅黑" w:cs="微软雅黑" w:hint="eastAsia"/>
            <w:color w:val="171A1D"/>
            <w:szCs w:val="21"/>
            <w:shd w:val="clear" w:color="auto" w:fill="FFFFFF"/>
          </w:rPr>
          <w:t>ebpf</w:t>
        </w:r>
      </w:ins>
      <w:del w:id="211" w:author="yunwei x" w:date="2022-12-02T00:25:00Z">
        <w:r w:rsidDel="00C32549">
          <w:rPr>
            <w:rFonts w:ascii="微软雅黑" w:eastAsia="微软雅黑" w:hAnsi="微软雅黑" w:cs="微软雅黑"/>
            <w:color w:val="171A1D"/>
            <w:szCs w:val="21"/>
            <w:shd w:val="clear" w:color="auto" w:fill="FFFFFF"/>
          </w:rPr>
          <w:delText>/</w:delText>
        </w:r>
      </w:del>
      <w:del w:id="212" w:author="yunwei x" w:date="2022-12-02T00:11:00Z">
        <w:r w:rsidDel="00374356">
          <w:rPr>
            <w:rFonts w:ascii="微软雅黑" w:eastAsia="微软雅黑" w:hAnsi="微软雅黑" w:cs="微软雅黑"/>
            <w:color w:val="171A1D"/>
            <w:szCs w:val="21"/>
            <w:shd w:val="clear" w:color="auto" w:fill="FFFFFF"/>
          </w:rPr>
          <w:delText>ebpf</w:delText>
        </w:r>
      </w:del>
      <w:ins w:id="213" w:author="yunwei x" w:date="2022-12-02T00:25:00Z">
        <w:r w:rsidR="00C32549">
          <w:rPr>
            <w:rFonts w:ascii="微软雅黑" w:eastAsia="微软雅黑" w:hAnsi="微软雅黑" w:cs="微软雅黑"/>
            <w:color w:val="171A1D"/>
            <w:szCs w:val="21"/>
            <w:shd w:val="clear" w:color="auto" w:fill="FFFFFF"/>
          </w:rPr>
          <w:t>-</w:t>
        </w:r>
      </w:ins>
      <w:r>
        <w:rPr>
          <w:rFonts w:ascii="微软雅黑" w:eastAsia="微软雅黑" w:hAnsi="微软雅黑" w:cs="微软雅黑"/>
          <w:color w:val="171A1D"/>
          <w:szCs w:val="21"/>
          <w:shd w:val="clear" w:color="auto" w:fill="FFFFFF"/>
        </w:rPr>
        <w:t>research</w:t>
      </w:r>
    </w:p>
    <w:p w14:paraId="1DDE0A77" w14:textId="07632409" w:rsidR="00483B1C" w:rsidRDefault="00000000">
      <w:pPr>
        <w:widowControl/>
        <w:jc w:val="left"/>
        <w:rPr>
          <w:rStyle w:val="a3"/>
          <w:rFonts w:ascii="微软雅黑" w:eastAsia="微软雅黑" w:hAnsi="微软雅黑" w:cs="微软雅黑"/>
          <w:color w:val="FFFFFF"/>
          <w:spacing w:val="8"/>
          <w:kern w:val="0"/>
          <w:sz w:val="22"/>
          <w:szCs w:val="22"/>
          <w:shd w:val="clear" w:color="auto" w:fill="888888"/>
          <w:lang w:bidi="ar"/>
        </w:rPr>
      </w:pPr>
      <w:r>
        <w:rPr>
          <w:rStyle w:val="a3"/>
          <w:rFonts w:ascii="微软雅黑" w:eastAsia="微软雅黑" w:hAnsi="微软雅黑" w:cs="微软雅黑" w:hint="eastAsia"/>
          <w:color w:val="FFFFFF"/>
          <w:spacing w:val="8"/>
          <w:kern w:val="0"/>
          <w:sz w:val="22"/>
          <w:szCs w:val="22"/>
          <w:shd w:val="clear" w:color="auto" w:fill="888888"/>
          <w:lang w:bidi="ar"/>
        </w:rPr>
        <w:t>关于龙蜥峰会</w:t>
      </w:r>
      <w:del w:id="214" w:author="yunwei x" w:date="2022-12-02T00:11:00Z">
        <w:r w:rsidDel="00374356">
          <w:rPr>
            <w:rStyle w:val="a3"/>
            <w:rFonts w:ascii="微软雅黑" w:eastAsia="微软雅黑" w:hAnsi="微软雅黑" w:cs="微软雅黑"/>
            <w:color w:val="FFFFFF"/>
            <w:spacing w:val="8"/>
            <w:kern w:val="0"/>
            <w:sz w:val="22"/>
            <w:szCs w:val="22"/>
            <w:shd w:val="clear" w:color="auto" w:fill="888888"/>
            <w:lang w:bidi="ar"/>
          </w:rPr>
          <w:delText>eBPF</w:delText>
        </w:r>
      </w:del>
      <w:ins w:id="215" w:author="yunwei x" w:date="2022-12-02T00:11:00Z">
        <w:r w:rsidR="00374356" w:rsidRPr="00374356">
          <w:rPr>
            <w:rStyle w:val="a3"/>
            <w:rFonts w:ascii="微软雅黑" w:eastAsia="微软雅黑" w:hAnsi="微软雅黑" w:cs="微软雅黑"/>
            <w:b w:val="0"/>
            <w:color w:val="FFFFFF"/>
            <w:spacing w:val="8"/>
            <w:kern w:val="0"/>
            <w:sz w:val="22"/>
            <w:szCs w:val="22"/>
            <w:shd w:val="clear" w:color="auto" w:fill="888888"/>
            <w:lang w:bidi="ar"/>
          </w:rPr>
          <w:t>eBPF</w:t>
        </w:r>
      </w:ins>
      <w:r>
        <w:rPr>
          <w:rStyle w:val="a3"/>
          <w:rFonts w:ascii="微软雅黑" w:eastAsia="微软雅黑" w:hAnsi="微软雅黑" w:cs="微软雅黑"/>
          <w:color w:val="FFFFFF"/>
          <w:spacing w:val="8"/>
          <w:kern w:val="0"/>
          <w:sz w:val="22"/>
          <w:szCs w:val="22"/>
          <w:shd w:val="clear" w:color="auto" w:fill="888888"/>
          <w:lang w:bidi="ar"/>
        </w:rPr>
        <w:t xml:space="preserve"> &amp; Linux稳定性</w:t>
      </w:r>
      <w:r>
        <w:rPr>
          <w:rStyle w:val="a3"/>
          <w:rFonts w:ascii="微软雅黑" w:eastAsia="微软雅黑" w:hAnsi="微软雅黑" w:cs="微软雅黑" w:hint="eastAsia"/>
          <w:color w:val="FFFFFF"/>
          <w:spacing w:val="8"/>
          <w:kern w:val="0"/>
          <w:sz w:val="22"/>
          <w:szCs w:val="22"/>
          <w:shd w:val="clear" w:color="auto" w:fill="888888"/>
          <w:lang w:bidi="ar"/>
        </w:rPr>
        <w:t>专场课件获取方式：</w:t>
      </w:r>
    </w:p>
    <w:p w14:paraId="6A442A2E" w14:textId="77777777" w:rsidR="00483B1C" w:rsidRDefault="00000000">
      <w:pPr>
        <w:widowControl/>
        <w:jc w:val="left"/>
        <w:rPr>
          <w:rFonts w:ascii="微软雅黑" w:eastAsia="微软雅黑" w:hAnsi="微软雅黑" w:cs="微软雅黑"/>
          <w:color w:val="888888"/>
          <w:spacing w:val="8"/>
          <w:kern w:val="0"/>
          <w:sz w:val="22"/>
          <w:szCs w:val="22"/>
          <w:lang w:bidi="ar"/>
        </w:rPr>
      </w:pPr>
      <w:r>
        <w:rPr>
          <w:rFonts w:ascii="微软雅黑" w:eastAsia="微软雅黑" w:hAnsi="微软雅黑" w:cs="微软雅黑" w:hint="eastAsia"/>
          <w:color w:val="888888"/>
          <w:spacing w:val="8"/>
          <w:kern w:val="0"/>
          <w:sz w:val="22"/>
          <w:szCs w:val="22"/>
          <w:lang w:bidi="ar"/>
        </w:rPr>
        <w:t>【PPT 课件获取】：关注微信公众号（OpenAnolis），回复</w:t>
      </w:r>
      <w:r>
        <w:rPr>
          <w:rStyle w:val="a3"/>
          <w:rFonts w:ascii="微软雅黑" w:eastAsia="微软雅黑" w:hAnsi="微软雅黑" w:cs="微软雅黑" w:hint="eastAsia"/>
          <w:color w:val="11510C"/>
          <w:spacing w:val="8"/>
          <w:kern w:val="0"/>
          <w:sz w:val="22"/>
          <w:szCs w:val="22"/>
          <w:lang w:bidi="ar"/>
        </w:rPr>
        <w:t>“龙蜥课件”</w:t>
      </w:r>
      <w:r>
        <w:rPr>
          <w:rFonts w:ascii="微软雅黑" w:eastAsia="微软雅黑" w:hAnsi="微软雅黑" w:cs="微软雅黑" w:hint="eastAsia"/>
          <w:color w:val="888888"/>
          <w:spacing w:val="8"/>
          <w:kern w:val="0"/>
          <w:sz w:val="22"/>
          <w:szCs w:val="22"/>
          <w:lang w:bidi="ar"/>
        </w:rPr>
        <w:t> 即可获取。有任何疑问请随时咨询龙蜥助手—小龙</w:t>
      </w:r>
      <w:r>
        <w:rPr>
          <w:rFonts w:ascii="微软雅黑" w:eastAsia="微软雅黑" w:hAnsi="微软雅黑" w:cs="微软雅黑" w:hint="eastAsia"/>
          <w:color w:val="B2B2B2"/>
          <w:spacing w:val="8"/>
          <w:kern w:val="0"/>
          <w:sz w:val="22"/>
          <w:szCs w:val="22"/>
          <w:lang w:bidi="ar"/>
        </w:rPr>
        <w:t>（微信：openanolis_assis)</w:t>
      </w:r>
      <w:r>
        <w:rPr>
          <w:rFonts w:ascii="微软雅黑" w:eastAsia="微软雅黑" w:hAnsi="微软雅黑" w:cs="微软雅黑" w:hint="eastAsia"/>
          <w:color w:val="888888"/>
          <w:spacing w:val="8"/>
          <w:kern w:val="0"/>
          <w:sz w:val="22"/>
          <w:szCs w:val="22"/>
          <w:lang w:bidi="ar"/>
        </w:rPr>
        <w:t>。</w:t>
      </w:r>
    </w:p>
    <w:p w14:paraId="54131455" w14:textId="77777777" w:rsidR="00483B1C" w:rsidRDefault="00000000">
      <w:pPr>
        <w:widowControl/>
        <w:jc w:val="left"/>
        <w:rPr>
          <w:rFonts w:ascii="微软雅黑" w:eastAsia="微软雅黑" w:hAnsi="微软雅黑" w:cs="微软雅黑"/>
        </w:rPr>
      </w:pPr>
      <w:r>
        <w:rPr>
          <w:rFonts w:ascii="微软雅黑" w:eastAsia="微软雅黑" w:hAnsi="微软雅黑" w:cs="微软雅黑" w:hint="eastAsia"/>
          <w:color w:val="888888"/>
          <w:spacing w:val="8"/>
          <w:kern w:val="0"/>
          <w:sz w:val="22"/>
          <w:szCs w:val="22"/>
          <w:lang w:bidi="ar"/>
        </w:rPr>
        <w:t>【视频回放】：视频回访已上传至龙蜥官网</w:t>
      </w:r>
      <w:r>
        <w:rPr>
          <w:rFonts w:ascii="微软雅黑" w:eastAsia="微软雅黑" w:hAnsi="微软雅黑" w:cs="微软雅黑" w:hint="eastAsia"/>
          <w:color w:val="B2B2B2"/>
          <w:spacing w:val="8"/>
          <w:kern w:val="0"/>
          <w:sz w:val="22"/>
          <w:szCs w:val="22"/>
          <w:lang w:bidi="ar"/>
        </w:rPr>
        <w:t>（可阅读原文直达）：</w:t>
      </w:r>
      <w:r>
        <w:rPr>
          <w:rStyle w:val="a4"/>
          <w:rFonts w:ascii="微软雅黑" w:eastAsia="微软雅黑" w:hAnsi="微软雅黑" w:cs="微软雅黑" w:hint="eastAsia"/>
          <w:color w:val="797BAA"/>
          <w:spacing w:val="8"/>
          <w:kern w:val="0"/>
          <w:sz w:val="22"/>
          <w:szCs w:val="22"/>
          <w:u w:val="single"/>
          <w:lang w:bidi="ar"/>
        </w:rPr>
        <w:t>https://openanolis.cn/video </w:t>
      </w:r>
      <w:r>
        <w:rPr>
          <w:rFonts w:ascii="微软雅黑" w:eastAsia="微软雅黑" w:hAnsi="微软雅黑" w:cs="微软雅黑" w:hint="eastAsia"/>
          <w:color w:val="888888"/>
          <w:spacing w:val="8"/>
          <w:kern w:val="0"/>
          <w:sz w:val="22"/>
          <w:szCs w:val="22"/>
          <w:lang w:bidi="ar"/>
        </w:rPr>
        <w:t>查看。</w:t>
      </w:r>
      <w:r>
        <w:rPr>
          <w:rFonts w:ascii="微软雅黑" w:eastAsia="微软雅黑" w:hAnsi="微软雅黑" w:cs="微软雅黑" w:hint="eastAsia"/>
          <w:kern w:val="0"/>
          <w:sz w:val="24"/>
          <w:lang w:bidi="ar"/>
        </w:rPr>
        <w:t xml:space="preserve"> </w:t>
      </w:r>
    </w:p>
    <w:p w14:paraId="7AFFD0C0" w14:textId="77777777" w:rsidR="00483B1C" w:rsidRDefault="00483B1C">
      <w:pPr>
        <w:spacing w:beforeLines="50" w:before="156" w:afterLines="50" w:after="156"/>
        <w:ind w:firstLineChars="200" w:firstLine="420"/>
        <w:rPr>
          <w:rFonts w:ascii="微软雅黑" w:eastAsia="微软雅黑" w:hAnsi="微软雅黑" w:cs="微软雅黑"/>
          <w:color w:val="171A1D"/>
          <w:szCs w:val="21"/>
          <w:shd w:val="clear" w:color="auto" w:fill="FFFFFF"/>
        </w:rPr>
      </w:pPr>
    </w:p>
    <w:sectPr w:rsidR="00483B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altName w:val="汉仪旗黑KW 55S"/>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DFE462A"/>
    <w:multiLevelType w:val="singleLevel"/>
    <w:tmpl w:val="FDFE462A"/>
    <w:lvl w:ilvl="0">
      <w:start w:val="1"/>
      <w:numFmt w:val="chineseCounting"/>
      <w:suff w:val="nothing"/>
      <w:lvlText w:val="%1、"/>
      <w:lvlJc w:val="left"/>
      <w:rPr>
        <w:rFonts w:hint="eastAsia"/>
      </w:rPr>
    </w:lvl>
  </w:abstractNum>
  <w:abstractNum w:abstractNumId="1" w15:restartNumberingAfterBreak="0">
    <w:nsid w:val="FFD63B9F"/>
    <w:multiLevelType w:val="singleLevel"/>
    <w:tmpl w:val="FFD63B9F"/>
    <w:lvl w:ilvl="0">
      <w:start w:val="1"/>
      <w:numFmt w:val="chineseCounting"/>
      <w:suff w:val="nothing"/>
      <w:lvlText w:val="第%1，"/>
      <w:lvlJc w:val="left"/>
      <w:rPr>
        <w:rFonts w:hint="eastAsia"/>
      </w:rPr>
    </w:lvl>
  </w:abstractNum>
  <w:abstractNum w:abstractNumId="2" w15:restartNumberingAfterBreak="0">
    <w:nsid w:val="56BF5797"/>
    <w:multiLevelType w:val="singleLevel"/>
    <w:tmpl w:val="56BF579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7E7A281A"/>
    <w:multiLevelType w:val="singleLevel"/>
    <w:tmpl w:val="7E7A281A"/>
    <w:lvl w:ilvl="0">
      <w:start w:val="1"/>
      <w:numFmt w:val="chineseCounting"/>
      <w:suff w:val="nothing"/>
      <w:lvlText w:val="第%1，"/>
      <w:lvlJc w:val="left"/>
      <w:rPr>
        <w:rFonts w:hint="eastAsia"/>
      </w:rPr>
    </w:lvl>
  </w:abstractNum>
  <w:num w:numId="1" w16cid:durableId="2109542006">
    <w:abstractNumId w:val="0"/>
  </w:num>
  <w:num w:numId="2" w16cid:durableId="1232427757">
    <w:abstractNumId w:val="1"/>
  </w:num>
  <w:num w:numId="3" w16cid:durableId="1334381811">
    <w:abstractNumId w:val="3"/>
  </w:num>
  <w:num w:numId="4" w16cid:durableId="13485608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wei x">
    <w15:presenceInfo w15:providerId="Windows Live" w15:userId="7f3976d6a50c68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trackRevision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D5F090D"/>
    <w:rsid w:val="FB9D4653"/>
    <w:rsid w:val="FD7D3194"/>
    <w:rsid w:val="FDFD71D2"/>
    <w:rsid w:val="00374356"/>
    <w:rsid w:val="00483B1C"/>
    <w:rsid w:val="00C32549"/>
    <w:rsid w:val="00FD6DAE"/>
    <w:rsid w:val="36FA90D0"/>
    <w:rsid w:val="37746055"/>
    <w:rsid w:val="3F5FFB5B"/>
    <w:rsid w:val="3FFE5494"/>
    <w:rsid w:val="48FF22BB"/>
    <w:rsid w:val="5D5F090D"/>
    <w:rsid w:val="5DB22B15"/>
    <w:rsid w:val="76FFE85C"/>
    <w:rsid w:val="776BF8DF"/>
    <w:rsid w:val="77779432"/>
    <w:rsid w:val="79CCED58"/>
    <w:rsid w:val="7CB7B75F"/>
    <w:rsid w:val="7FF525BF"/>
    <w:rsid w:val="8ACF8F90"/>
    <w:rsid w:val="9ADBD619"/>
    <w:rsid w:val="9F6FBC2B"/>
    <w:rsid w:val="BFFF7B16"/>
    <w:rsid w:val="ED5EF95C"/>
    <w:rsid w:val="F6FE1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C9750A"/>
  <w15:docId w15:val="{895AA88C-6057-48DA-AE1B-0E8622C5F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qFormat/>
    <w:rPr>
      <w:b/>
    </w:rPr>
  </w:style>
  <w:style w:type="character" w:styleId="a4">
    <w:name w:val="Emphasis"/>
    <w:basedOn w:val="a0"/>
    <w:qFormat/>
    <w:rPr>
      <w:i/>
    </w:rPr>
  </w:style>
  <w:style w:type="character" w:styleId="a5">
    <w:name w:val="Hyperlink"/>
    <w:basedOn w:val="a0"/>
    <w:rPr>
      <w:color w:val="0000FF"/>
      <w:u w:val="single"/>
    </w:rPr>
  </w:style>
  <w:style w:type="paragraph" w:styleId="a6">
    <w:name w:val="Revision"/>
    <w:hidden/>
    <w:uiPriority w:val="99"/>
    <w:semiHidden/>
    <w:rsid w:val="00374356"/>
    <w:rPr>
      <w:rFonts w:asciiTheme="minorHAnsi" w:eastAsiaTheme="minorEastAsia" w:hAnsiTheme="minorHAnsi" w:cstheme="minorBidi"/>
      <w:kern w:val="2"/>
      <w:sz w:val="21"/>
      <w:szCs w:val="24"/>
    </w:rPr>
  </w:style>
  <w:style w:type="character" w:styleId="a7">
    <w:name w:val="Unresolved Mention"/>
    <w:basedOn w:val="a0"/>
    <w:uiPriority w:val="99"/>
    <w:semiHidden/>
    <w:unhideWhenUsed/>
    <w:rsid w:val="00C325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12</Pages>
  <Words>698</Words>
  <Characters>3981</Characters>
  <Application>Microsoft Office Word</Application>
  <DocSecurity>0</DocSecurity>
  <Lines>33</Lines>
  <Paragraphs>9</Paragraphs>
  <ScaleCrop>false</ScaleCrop>
  <Company/>
  <LinksUpToDate>false</LinksUpToDate>
  <CharactersWithSpaces>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sunDance</dc:creator>
  <cp:lastModifiedBy>yunwei x</cp:lastModifiedBy>
  <cp:revision>2</cp:revision>
  <dcterms:created xsi:type="dcterms:W3CDTF">2022-11-12T22:33:00Z</dcterms:created>
  <dcterms:modified xsi:type="dcterms:W3CDTF">2022-12-01T16:31:00Z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654017C60931D994C70B6D63F99E9DFD</vt:lpwstr>
  </property>
</Properties>
</file>